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897" w:type="pct"/>
        <w:tblInd w:w="108" w:type="dxa"/>
        <w:tblBorders>
          <w:insideH w:val="single" w:sz="6" w:space="0" w:color="auto"/>
          <w:insideV w:val="single" w:sz="6" w:space="0" w:color="auto"/>
        </w:tblBorders>
        <w:tblLook w:val="04A0" w:firstRow="1" w:lastRow="0" w:firstColumn="1" w:lastColumn="0" w:noHBand="0" w:noVBand="1"/>
      </w:tblPr>
      <w:tblGrid>
        <w:gridCol w:w="2418"/>
        <w:gridCol w:w="220"/>
        <w:gridCol w:w="3331"/>
        <w:gridCol w:w="2029"/>
        <w:gridCol w:w="580"/>
        <w:gridCol w:w="1627"/>
      </w:tblGrid>
      <w:tr w:rsidR="000D2BEA" w:rsidRPr="00701785" w14:paraId="6123A84A" w14:textId="77777777" w:rsidTr="00CD7D6C">
        <w:tc>
          <w:tcPr>
            <w:tcW w:w="1293" w:type="pct"/>
            <w:gridSpan w:val="2"/>
            <w:shd w:val="clear" w:color="auto" w:fill="D9D9D9" w:themeFill="background1" w:themeFillShade="D9"/>
            <w:vAlign w:val="center"/>
          </w:tcPr>
          <w:p w14:paraId="6123A846" w14:textId="472A6132" w:rsidR="000D2BEA" w:rsidRPr="00776895" w:rsidRDefault="000D2BEA" w:rsidP="00CD7D6C">
            <w:pPr>
              <w:pStyle w:val="Tableheading"/>
            </w:pPr>
            <w:r w:rsidRPr="00776895">
              <w:t>Student Name</w:t>
            </w:r>
          </w:p>
        </w:tc>
        <w:tc>
          <w:tcPr>
            <w:tcW w:w="1632" w:type="pct"/>
            <w:vAlign w:val="center"/>
          </w:tcPr>
          <w:p w14:paraId="6123A847" w14:textId="6E45701F" w:rsidR="000D2BEA" w:rsidRPr="00776895" w:rsidRDefault="00EA1EF5" w:rsidP="00CD7D6C">
            <w:pPr>
              <w:pStyle w:val="Tabletext"/>
            </w:pPr>
            <w:bookmarkStart w:id="0" w:name="StudentName"/>
            <w:bookmarkEnd w:id="0"/>
            <w:r>
              <w:t xml:space="preserve"> </w:t>
            </w:r>
            <w:bookmarkStart w:id="1" w:name="_GoBack"/>
            <w:bookmarkEnd w:id="1"/>
          </w:p>
        </w:tc>
        <w:tc>
          <w:tcPr>
            <w:tcW w:w="994" w:type="pct"/>
            <w:shd w:val="clear" w:color="auto" w:fill="D9D9D9" w:themeFill="background1" w:themeFillShade="D9"/>
            <w:vAlign w:val="center"/>
          </w:tcPr>
          <w:p w14:paraId="6123A848" w14:textId="77777777" w:rsidR="000D2BEA" w:rsidRPr="00776895" w:rsidRDefault="000D2BEA" w:rsidP="00CD7D6C">
            <w:pPr>
              <w:pStyle w:val="Tableheading"/>
            </w:pPr>
            <w:r w:rsidRPr="00776895">
              <w:t>Student Number</w:t>
            </w:r>
          </w:p>
        </w:tc>
        <w:tc>
          <w:tcPr>
            <w:tcW w:w="1081" w:type="pct"/>
            <w:gridSpan w:val="2"/>
            <w:vAlign w:val="center"/>
          </w:tcPr>
          <w:p w14:paraId="6123A849" w14:textId="77777777" w:rsidR="000D2BEA" w:rsidRPr="00776895" w:rsidRDefault="000D2BEA" w:rsidP="00CD7D6C">
            <w:pPr>
              <w:pStyle w:val="Tabletext"/>
            </w:pPr>
            <w:bookmarkStart w:id="2" w:name="StudentNbr"/>
            <w:bookmarkEnd w:id="2"/>
          </w:p>
        </w:tc>
      </w:tr>
      <w:tr w:rsidR="000443A8" w:rsidRPr="00046986" w14:paraId="6123A84D" w14:textId="77777777" w:rsidTr="00CD7D6C">
        <w:tc>
          <w:tcPr>
            <w:tcW w:w="1293" w:type="pct"/>
            <w:gridSpan w:val="2"/>
            <w:shd w:val="clear" w:color="auto" w:fill="D9D9D9" w:themeFill="background1" w:themeFillShade="D9"/>
            <w:vAlign w:val="center"/>
          </w:tcPr>
          <w:p w14:paraId="6123A84B" w14:textId="77777777" w:rsidR="000443A8" w:rsidRPr="00776895" w:rsidRDefault="000443A8" w:rsidP="00CD7D6C">
            <w:pPr>
              <w:pStyle w:val="Tableheading"/>
              <w:rPr>
                <w:szCs w:val="22"/>
              </w:rPr>
            </w:pPr>
            <w:r w:rsidRPr="00776895">
              <w:rPr>
                <w:szCs w:val="22"/>
              </w:rPr>
              <w:t>Unit Code/s &amp; Name/s</w:t>
            </w:r>
          </w:p>
        </w:tc>
        <w:tc>
          <w:tcPr>
            <w:tcW w:w="3707" w:type="pct"/>
            <w:gridSpan w:val="4"/>
            <w:vAlign w:val="center"/>
          </w:tcPr>
          <w:p w14:paraId="6123A84C" w14:textId="50ABC19B" w:rsidR="000443A8" w:rsidRPr="00776895" w:rsidRDefault="00890CE9" w:rsidP="00890CE9">
            <w:pPr>
              <w:pStyle w:val="TableText0"/>
            </w:pPr>
            <w:bookmarkStart w:id="3" w:name="UnitCode_Name"/>
            <w:bookmarkEnd w:id="3"/>
            <w:r>
              <w:rPr>
                <w:rFonts w:cs="Arial"/>
              </w:rPr>
              <w:t>ICTICT517 Match ICT needs with strategic direction of the organisation</w:t>
            </w:r>
          </w:p>
        </w:tc>
      </w:tr>
      <w:tr w:rsidR="00B93550" w:rsidRPr="00046986" w14:paraId="05D092B7" w14:textId="77777777" w:rsidTr="00CD7D6C">
        <w:tc>
          <w:tcPr>
            <w:tcW w:w="1293" w:type="pct"/>
            <w:gridSpan w:val="2"/>
            <w:shd w:val="clear" w:color="auto" w:fill="D9D9D9" w:themeFill="background1" w:themeFillShade="D9"/>
            <w:vAlign w:val="center"/>
          </w:tcPr>
          <w:p w14:paraId="3A2D1B88" w14:textId="731AF88E" w:rsidR="00B93550" w:rsidRPr="00B93550" w:rsidRDefault="00B93550" w:rsidP="00CD7D6C">
            <w:pPr>
              <w:pStyle w:val="Tableheading"/>
              <w:rPr>
                <w:b w:val="0"/>
                <w:i/>
                <w:szCs w:val="22"/>
              </w:rPr>
            </w:pPr>
            <w:r>
              <w:rPr>
                <w:szCs w:val="22"/>
              </w:rPr>
              <w:t xml:space="preserve">Cluster Name </w:t>
            </w:r>
            <w:r w:rsidR="00CD7D6C">
              <w:rPr>
                <w:szCs w:val="22"/>
              </w:rPr>
              <w:br/>
            </w:r>
            <w:r w:rsidRPr="00B93550">
              <w:rPr>
                <w:b w:val="0"/>
                <w:i/>
                <w:sz w:val="18"/>
                <w:szCs w:val="22"/>
              </w:rPr>
              <w:t xml:space="preserve">If applicable </w:t>
            </w:r>
          </w:p>
        </w:tc>
        <w:tc>
          <w:tcPr>
            <w:tcW w:w="3707" w:type="pct"/>
            <w:gridSpan w:val="4"/>
            <w:vAlign w:val="center"/>
          </w:tcPr>
          <w:p w14:paraId="6F861495" w14:textId="766EC59C" w:rsidR="00B93550" w:rsidRDefault="00890CE9" w:rsidP="00CD7D6C">
            <w:pPr>
              <w:pStyle w:val="TableText0"/>
              <w:rPr>
                <w:rFonts w:cs="Arial"/>
              </w:rPr>
            </w:pPr>
            <w:r>
              <w:rPr>
                <w:rFonts w:cs="Arial"/>
              </w:rPr>
              <w:t>N/A</w:t>
            </w:r>
          </w:p>
        </w:tc>
      </w:tr>
      <w:tr w:rsidR="007026C1" w:rsidRPr="00046986" w14:paraId="6123A850" w14:textId="77777777" w:rsidTr="00CD7D6C">
        <w:tc>
          <w:tcPr>
            <w:tcW w:w="1293" w:type="pct"/>
            <w:gridSpan w:val="2"/>
            <w:shd w:val="clear" w:color="auto" w:fill="D9D9D9" w:themeFill="background1" w:themeFillShade="D9"/>
            <w:vAlign w:val="center"/>
          </w:tcPr>
          <w:p w14:paraId="6123A84E" w14:textId="77777777" w:rsidR="007026C1" w:rsidRPr="00776895" w:rsidRDefault="007026C1" w:rsidP="00CD7D6C">
            <w:pPr>
              <w:pStyle w:val="Tableheading"/>
              <w:rPr>
                <w:szCs w:val="22"/>
              </w:rPr>
            </w:pPr>
            <w:r w:rsidRPr="00776895">
              <w:rPr>
                <w:szCs w:val="22"/>
              </w:rPr>
              <w:t>Assessment Type</w:t>
            </w:r>
          </w:p>
        </w:tc>
        <w:tc>
          <w:tcPr>
            <w:tcW w:w="3707" w:type="pct"/>
            <w:gridSpan w:val="4"/>
            <w:vAlign w:val="center"/>
          </w:tcPr>
          <w:p w14:paraId="6123A84F" w14:textId="327F6A57" w:rsidR="007026C1" w:rsidRPr="00776895" w:rsidRDefault="009F20DC" w:rsidP="00CD7D6C">
            <w:pPr>
              <w:pStyle w:val="Tabletext"/>
            </w:pPr>
            <w:sdt>
              <w:sdtPr>
                <w:id w:val="-1177653907"/>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w:t>
            </w:r>
            <w:r w:rsidR="00C5150E" w:rsidRPr="00776895">
              <w:t>Case Study</w:t>
            </w:r>
            <w:r w:rsidR="007026C1" w:rsidRPr="00776895">
              <w:t xml:space="preserve">    </w:t>
            </w:r>
            <w:sdt>
              <w:sdtPr>
                <w:id w:val="836107427"/>
                <w14:checkbox>
                  <w14:checked w14:val="1"/>
                  <w14:checkedState w14:val="2612" w14:font="MS Gothic"/>
                  <w14:uncheckedState w14:val="2610" w14:font="MS Gothic"/>
                </w14:checkbox>
              </w:sdtPr>
              <w:sdtEndPr/>
              <w:sdtContent>
                <w:r w:rsidR="006C38FC">
                  <w:rPr>
                    <w:rFonts w:ascii="MS Gothic" w:eastAsia="MS Gothic" w:hAnsi="MS Gothic" w:hint="eastAsia"/>
                  </w:rPr>
                  <w:t>☒</w:t>
                </w:r>
              </w:sdtContent>
            </w:sdt>
            <w:r w:rsidR="007026C1" w:rsidRPr="00776895">
              <w:t xml:space="preserve"> Assignment    </w:t>
            </w:r>
            <w:sdt>
              <w:sdtPr>
                <w:id w:val="2069839918"/>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Project    </w:t>
            </w:r>
            <w:sdt>
              <w:sdtPr>
                <w:id w:val="-1461179469"/>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Other </w:t>
            </w:r>
            <w:r w:rsidR="007026C1" w:rsidRPr="00776895">
              <w:rPr>
                <w:i/>
              </w:rPr>
              <w:t>(specify)</w:t>
            </w:r>
          </w:p>
        </w:tc>
      </w:tr>
      <w:tr w:rsidR="000443A8" w:rsidRPr="00046986" w14:paraId="6123A853" w14:textId="77777777" w:rsidTr="00CD7D6C">
        <w:tc>
          <w:tcPr>
            <w:tcW w:w="1293" w:type="pct"/>
            <w:gridSpan w:val="2"/>
            <w:shd w:val="clear" w:color="auto" w:fill="D9D9D9" w:themeFill="background1" w:themeFillShade="D9"/>
            <w:vAlign w:val="center"/>
          </w:tcPr>
          <w:p w14:paraId="6123A851" w14:textId="54BB6EF5" w:rsidR="000443A8" w:rsidRPr="00776895" w:rsidRDefault="000443A8" w:rsidP="00CD7D6C">
            <w:pPr>
              <w:pStyle w:val="Tableheading"/>
              <w:rPr>
                <w:szCs w:val="22"/>
              </w:rPr>
            </w:pPr>
            <w:r w:rsidRPr="00512755">
              <w:t>Assessment Name</w:t>
            </w:r>
          </w:p>
        </w:tc>
        <w:tc>
          <w:tcPr>
            <w:tcW w:w="1632" w:type="pct"/>
            <w:vAlign w:val="center"/>
          </w:tcPr>
          <w:p w14:paraId="63CE34B7" w14:textId="64EAD9AF" w:rsidR="000443A8" w:rsidRPr="00776895" w:rsidRDefault="00C10AAF" w:rsidP="00CD7D6C">
            <w:pPr>
              <w:pStyle w:val="Tabletext"/>
            </w:pPr>
            <w:r>
              <w:rPr>
                <w:szCs w:val="22"/>
              </w:rPr>
              <w:t xml:space="preserve">AT1 - </w:t>
            </w:r>
            <w:r w:rsidRPr="006C38FC">
              <w:rPr>
                <w:szCs w:val="22"/>
              </w:rPr>
              <w:t>Assignment</w:t>
            </w:r>
          </w:p>
        </w:tc>
        <w:tc>
          <w:tcPr>
            <w:tcW w:w="1278" w:type="pct"/>
            <w:gridSpan w:val="2"/>
            <w:shd w:val="clear" w:color="auto" w:fill="D9D9D9" w:themeFill="background1" w:themeFillShade="D9"/>
            <w:vAlign w:val="center"/>
          </w:tcPr>
          <w:p w14:paraId="78C93D0C" w14:textId="3288E2A2" w:rsidR="000443A8" w:rsidRPr="00776895" w:rsidRDefault="000443A8" w:rsidP="00CD7D6C">
            <w:pPr>
              <w:pStyle w:val="Tableheading"/>
            </w:pPr>
            <w:r w:rsidRPr="00AF3341">
              <w:t>Assessment Task No.</w:t>
            </w:r>
            <w:r w:rsidRPr="00512755">
              <w:t xml:space="preserve"> </w:t>
            </w:r>
          </w:p>
        </w:tc>
        <w:tc>
          <w:tcPr>
            <w:tcW w:w="797" w:type="pct"/>
            <w:vAlign w:val="center"/>
          </w:tcPr>
          <w:p w14:paraId="6123A852" w14:textId="1DCD8A06" w:rsidR="000443A8" w:rsidRPr="00776895" w:rsidRDefault="00890CE9" w:rsidP="00890CE9">
            <w:pPr>
              <w:pStyle w:val="Tabletext"/>
            </w:pPr>
            <w:r>
              <w:rPr>
                <w:szCs w:val="22"/>
              </w:rPr>
              <w:t>1 of 2</w:t>
            </w:r>
          </w:p>
        </w:tc>
      </w:tr>
      <w:tr w:rsidR="000D2BEA" w:rsidRPr="00046986" w14:paraId="6123A858" w14:textId="77777777" w:rsidTr="00CD7D6C">
        <w:tc>
          <w:tcPr>
            <w:tcW w:w="1293" w:type="pct"/>
            <w:gridSpan w:val="2"/>
            <w:shd w:val="clear" w:color="auto" w:fill="D9D9D9" w:themeFill="background1" w:themeFillShade="D9"/>
            <w:vAlign w:val="center"/>
          </w:tcPr>
          <w:p w14:paraId="6123A854" w14:textId="77777777" w:rsidR="000D2BEA" w:rsidRPr="00776895" w:rsidRDefault="000D2BEA" w:rsidP="00CD7D6C">
            <w:pPr>
              <w:pStyle w:val="Tableheading"/>
              <w:rPr>
                <w:szCs w:val="22"/>
              </w:rPr>
            </w:pPr>
            <w:r w:rsidRPr="00776895">
              <w:rPr>
                <w:szCs w:val="22"/>
              </w:rPr>
              <w:t>Assessment Due Date</w:t>
            </w:r>
          </w:p>
        </w:tc>
        <w:tc>
          <w:tcPr>
            <w:tcW w:w="1632" w:type="pct"/>
            <w:vAlign w:val="center"/>
          </w:tcPr>
          <w:p w14:paraId="6123A855" w14:textId="10F839D7" w:rsidR="000D2BEA" w:rsidRPr="00776895" w:rsidRDefault="00C46AD4" w:rsidP="00CD7D6C">
            <w:pPr>
              <w:pStyle w:val="Tabletext"/>
            </w:pPr>
            <w:bookmarkStart w:id="4" w:name="AssessDate"/>
            <w:bookmarkEnd w:id="4"/>
            <w:r>
              <w:t>Week 9</w:t>
            </w:r>
          </w:p>
        </w:tc>
        <w:tc>
          <w:tcPr>
            <w:tcW w:w="994" w:type="pct"/>
            <w:shd w:val="clear" w:color="auto" w:fill="D9D9D9" w:themeFill="background1" w:themeFillShade="D9"/>
            <w:vAlign w:val="center"/>
          </w:tcPr>
          <w:p w14:paraId="6123A856" w14:textId="1E112068" w:rsidR="000D2BEA" w:rsidRPr="00776895" w:rsidRDefault="000D2BEA" w:rsidP="00CD7D6C">
            <w:pPr>
              <w:pStyle w:val="Tableheading"/>
            </w:pPr>
            <w:r w:rsidRPr="00776895">
              <w:t>Date</w:t>
            </w:r>
            <w:r w:rsidR="000443A8">
              <w:t xml:space="preserve"> S</w:t>
            </w:r>
            <w:r w:rsidR="009C26B7">
              <w:t>ubmitted</w:t>
            </w:r>
          </w:p>
        </w:tc>
        <w:tc>
          <w:tcPr>
            <w:tcW w:w="1081" w:type="pct"/>
            <w:gridSpan w:val="2"/>
            <w:vAlign w:val="center"/>
          </w:tcPr>
          <w:p w14:paraId="6123A857" w14:textId="66AD6064" w:rsidR="000D2BEA" w:rsidRPr="00776895" w:rsidRDefault="003F45F9" w:rsidP="00CD7D6C">
            <w:pPr>
              <w:pStyle w:val="Tabletext"/>
              <w:rPr>
                <w:sz w:val="20"/>
              </w:rPr>
            </w:pPr>
            <w:r w:rsidRPr="00A53902">
              <w:t xml:space="preserve">     /      /</w:t>
            </w:r>
          </w:p>
        </w:tc>
      </w:tr>
      <w:tr w:rsidR="002349FD" w:rsidRPr="00046986" w14:paraId="755DA9DF" w14:textId="77777777" w:rsidTr="00CD7D6C">
        <w:tc>
          <w:tcPr>
            <w:tcW w:w="1293" w:type="pct"/>
            <w:gridSpan w:val="2"/>
            <w:shd w:val="clear" w:color="auto" w:fill="D9D9D9" w:themeFill="background1" w:themeFillShade="D9"/>
            <w:vAlign w:val="center"/>
          </w:tcPr>
          <w:p w14:paraId="1A2EE181" w14:textId="6C070D67" w:rsidR="002349FD" w:rsidRPr="00776895" w:rsidRDefault="002349FD" w:rsidP="00CD7D6C">
            <w:pPr>
              <w:pStyle w:val="Tableheading"/>
              <w:rPr>
                <w:szCs w:val="22"/>
              </w:rPr>
            </w:pPr>
            <w:r>
              <w:rPr>
                <w:szCs w:val="22"/>
              </w:rPr>
              <w:t>Assessor Name</w:t>
            </w:r>
          </w:p>
        </w:tc>
        <w:tc>
          <w:tcPr>
            <w:tcW w:w="3707" w:type="pct"/>
            <w:gridSpan w:val="4"/>
            <w:vAlign w:val="center"/>
          </w:tcPr>
          <w:p w14:paraId="5F26FA50" w14:textId="5EFC3328" w:rsidR="002349FD" w:rsidRPr="00776895" w:rsidRDefault="006C38FC" w:rsidP="00CD7D6C">
            <w:pPr>
              <w:pStyle w:val="Tabletext"/>
            </w:pPr>
            <w:bookmarkStart w:id="5" w:name="TeacherName"/>
            <w:bookmarkEnd w:id="5"/>
            <w:r>
              <w:t>Mark O’Reilly</w:t>
            </w:r>
          </w:p>
        </w:tc>
      </w:tr>
      <w:tr w:rsidR="009A47A7" w:rsidRPr="00701785" w14:paraId="6123A85A" w14:textId="77777777" w:rsidTr="00CD7D6C">
        <w:tc>
          <w:tcPr>
            <w:tcW w:w="5000" w:type="pct"/>
            <w:gridSpan w:val="6"/>
            <w:shd w:val="clear" w:color="auto" w:fill="D9D9D9" w:themeFill="background1" w:themeFillShade="D9"/>
            <w:vAlign w:val="center"/>
          </w:tcPr>
          <w:p w14:paraId="6123A859" w14:textId="0F62F9C9" w:rsidR="009A47A7" w:rsidRPr="00776895" w:rsidRDefault="009A47A7" w:rsidP="00CD7D6C">
            <w:pPr>
              <w:pStyle w:val="Tabletext"/>
            </w:pPr>
            <w:r w:rsidRPr="00776895">
              <w:rPr>
                <w:b/>
              </w:rPr>
              <w:t>Student Declaration:</w:t>
            </w:r>
            <w:r w:rsidRPr="00776895">
              <w:t xml:space="preserve">  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B37C57" w:rsidRPr="00701785" w14:paraId="357F363D" w14:textId="77777777" w:rsidTr="00CD7D6C">
        <w:tc>
          <w:tcPr>
            <w:tcW w:w="1185" w:type="pct"/>
            <w:shd w:val="clear" w:color="auto" w:fill="D9D9D9" w:themeFill="background1" w:themeFillShade="D9"/>
            <w:vAlign w:val="center"/>
          </w:tcPr>
          <w:p w14:paraId="1B2E6B55" w14:textId="77777777" w:rsidR="00B37C57" w:rsidRPr="00776895" w:rsidRDefault="00B37C57" w:rsidP="00CD7D6C">
            <w:pPr>
              <w:pStyle w:val="Tableheading"/>
            </w:pPr>
            <w:r w:rsidRPr="00776895">
              <w:t>Student Signature</w:t>
            </w:r>
          </w:p>
        </w:tc>
        <w:tc>
          <w:tcPr>
            <w:tcW w:w="1740" w:type="pct"/>
            <w:gridSpan w:val="2"/>
            <w:vAlign w:val="center"/>
          </w:tcPr>
          <w:p w14:paraId="5ED84B9B" w14:textId="77777777" w:rsidR="00B37C57" w:rsidRPr="00776895" w:rsidRDefault="00B37C57" w:rsidP="00CD7D6C">
            <w:pPr>
              <w:pStyle w:val="Tabletext"/>
            </w:pPr>
          </w:p>
        </w:tc>
        <w:tc>
          <w:tcPr>
            <w:tcW w:w="994" w:type="pct"/>
            <w:shd w:val="clear" w:color="auto" w:fill="D9D9D9" w:themeFill="background1" w:themeFillShade="D9"/>
            <w:vAlign w:val="center"/>
          </w:tcPr>
          <w:p w14:paraId="2AD96E33" w14:textId="77777777" w:rsidR="00B37C57" w:rsidRPr="00776895" w:rsidRDefault="00B37C57" w:rsidP="00CD7D6C">
            <w:pPr>
              <w:pStyle w:val="Tableheading"/>
            </w:pPr>
            <w:r w:rsidRPr="00776895">
              <w:t>Date</w:t>
            </w:r>
          </w:p>
        </w:tc>
        <w:tc>
          <w:tcPr>
            <w:tcW w:w="1081" w:type="pct"/>
            <w:gridSpan w:val="2"/>
            <w:vAlign w:val="center"/>
          </w:tcPr>
          <w:p w14:paraId="72655BCA" w14:textId="43055DD4" w:rsidR="00B37C57" w:rsidRPr="00776895" w:rsidRDefault="003F45F9" w:rsidP="00CD7D6C">
            <w:pPr>
              <w:pStyle w:val="Tabletext"/>
            </w:pPr>
            <w:r w:rsidRPr="00A53902">
              <w:t xml:space="preserve">     /      /</w:t>
            </w:r>
          </w:p>
        </w:tc>
      </w:tr>
      <w:tr w:rsidR="00E55090" w:rsidRPr="00701785" w14:paraId="5CF47353" w14:textId="77777777" w:rsidTr="00CD7D6C">
        <w:tc>
          <w:tcPr>
            <w:tcW w:w="5000" w:type="pct"/>
            <w:gridSpan w:val="6"/>
            <w:shd w:val="clear" w:color="auto" w:fill="auto"/>
            <w:vAlign w:val="center"/>
          </w:tcPr>
          <w:p w14:paraId="7E354712" w14:textId="681714F9" w:rsidR="00E55090" w:rsidRPr="00776895" w:rsidRDefault="009A47A7" w:rsidP="00CD7D6C">
            <w:pPr>
              <w:pStyle w:val="Privacydisclaimer"/>
              <w:spacing w:before="80" w:after="80" w:line="300" w:lineRule="auto"/>
              <w:rPr>
                <w:strike/>
                <w:sz w:val="22"/>
                <w:szCs w:val="20"/>
              </w:rPr>
            </w:pPr>
            <w:r w:rsidRPr="009A47A7">
              <w:rPr>
                <w:b/>
              </w:rPr>
              <w:t xml:space="preserve">PRIVACY DISCLAIMER: </w:t>
            </w:r>
            <w:r w:rsidRPr="009A47A7">
              <w:t>TAFE Queensland is collecting your personal information for assessment purposes. The information will only be accessed by authorised employees of TAFE Queensland. Some of this information may be given to the Australian Skills Quality Authority (ASQA) or its successor and/or TAFE Queensland for audit and/or reporting purposes. Your information will not be given to any other person or agency unless you have given us written permission or we are required by law.</w:t>
            </w:r>
          </w:p>
        </w:tc>
      </w:tr>
    </w:tbl>
    <w:p w14:paraId="4FADF73E" w14:textId="77777777" w:rsidR="00147E85" w:rsidRDefault="00147E85">
      <w:r>
        <w:rPr>
          <w:b/>
        </w:rPr>
        <w:br w:type="page"/>
      </w:r>
    </w:p>
    <w:tbl>
      <w:tblPr>
        <w:tblStyle w:val="TableGrid"/>
        <w:tblW w:w="4897" w:type="pct"/>
        <w:tblInd w:w="108" w:type="dxa"/>
        <w:tblLook w:val="04A0" w:firstRow="1" w:lastRow="0" w:firstColumn="1" w:lastColumn="0" w:noHBand="0" w:noVBand="1"/>
      </w:tblPr>
      <w:tblGrid>
        <w:gridCol w:w="2408"/>
        <w:gridCol w:w="7797"/>
      </w:tblGrid>
      <w:tr w:rsidR="00E96C4F" w:rsidRPr="00881FA0" w14:paraId="6123A895" w14:textId="77777777" w:rsidTr="14990C9E">
        <w:trPr>
          <w:trHeight w:val="1354"/>
        </w:trPr>
        <w:tc>
          <w:tcPr>
            <w:tcW w:w="1180" w:type="pct"/>
            <w:shd w:val="clear" w:color="auto" w:fill="D9D9D9" w:themeFill="background1" w:themeFillShade="D9"/>
          </w:tcPr>
          <w:p w14:paraId="6123A887" w14:textId="46413C2A" w:rsidR="00E96C4F" w:rsidRPr="00881FA0" w:rsidRDefault="00E55090" w:rsidP="0080463A">
            <w:pPr>
              <w:pStyle w:val="Tableheading"/>
            </w:pPr>
            <w:r>
              <w:lastRenderedPageBreak/>
              <w:br w:type="page"/>
            </w:r>
            <w:r w:rsidR="00E96C4F" w:rsidRPr="00881FA0">
              <w:t>Instructions to Student</w:t>
            </w:r>
          </w:p>
        </w:tc>
        <w:tc>
          <w:tcPr>
            <w:tcW w:w="3820" w:type="pct"/>
          </w:tcPr>
          <w:p w14:paraId="1D95DA92" w14:textId="77777777" w:rsidR="002341F7" w:rsidRPr="00F61A70" w:rsidRDefault="002341F7" w:rsidP="002341F7">
            <w:pPr>
              <w:pStyle w:val="Tabletext"/>
              <w:rPr>
                <w:b/>
              </w:rPr>
            </w:pPr>
            <w:r w:rsidRPr="00F61A70">
              <w:rPr>
                <w:b/>
              </w:rPr>
              <w:t>General Instructions:</w:t>
            </w:r>
          </w:p>
          <w:p w14:paraId="7E92BC47" w14:textId="5EF1CF58" w:rsidR="002341F7" w:rsidRDefault="002341F7" w:rsidP="002341F7">
            <w:pPr>
              <w:pStyle w:val="TableText0"/>
            </w:pPr>
            <w:r>
              <w:t xml:space="preserve">There are five (5) questions in </w:t>
            </w:r>
            <w:r w:rsidRPr="0088119E">
              <w:t>the written exam,</w:t>
            </w:r>
            <w:r>
              <w:t xml:space="preserve"> you are required to answer all questions completely in this document and save i</w:t>
            </w:r>
            <w:r w:rsidR="7DCFC4B3">
              <w:t>t</w:t>
            </w:r>
            <w:r>
              <w:t xml:space="preserve"> as ICTICT517_AT1_W_&lt;student name&gt; and upload to the drop box in connect.</w:t>
            </w:r>
          </w:p>
          <w:p w14:paraId="5E4DE2A8" w14:textId="77777777" w:rsidR="002341F7" w:rsidRPr="00F61A70" w:rsidRDefault="002341F7" w:rsidP="002341F7">
            <w:pPr>
              <w:rPr>
                <w:rFonts w:cs="Arial"/>
                <w:b/>
                <w:szCs w:val="22"/>
              </w:rPr>
            </w:pPr>
            <w:r w:rsidRPr="00F61A70">
              <w:rPr>
                <w:rFonts w:cs="Arial"/>
                <w:b/>
                <w:szCs w:val="22"/>
              </w:rPr>
              <w:t>Work, Health and Safety</w:t>
            </w:r>
            <w:r>
              <w:rPr>
                <w:rFonts w:cs="Arial"/>
                <w:b/>
                <w:szCs w:val="22"/>
              </w:rPr>
              <w:t xml:space="preserve"> (WHS)</w:t>
            </w:r>
            <w:r w:rsidRPr="00F61A70">
              <w:rPr>
                <w:rFonts w:cs="Arial"/>
                <w:b/>
                <w:szCs w:val="22"/>
              </w:rPr>
              <w:t xml:space="preserve">: </w:t>
            </w:r>
          </w:p>
          <w:p w14:paraId="6CFD3DCA" w14:textId="77777777" w:rsidR="002341F7" w:rsidRPr="007A26AD" w:rsidRDefault="002341F7" w:rsidP="002341F7">
            <w:pPr>
              <w:spacing w:before="0" w:after="0" w:line="240" w:lineRule="auto"/>
              <w:rPr>
                <w:rFonts w:cs="Arial"/>
              </w:rPr>
            </w:pPr>
            <w:r w:rsidRPr="3E553D79">
              <w:rPr>
                <w:rFonts w:cs="Arial"/>
              </w:rPr>
              <w:t xml:space="preserve">When working with or on computers, ensure that </w:t>
            </w:r>
            <w:r>
              <w:rPr>
                <w:rFonts w:cs="Arial"/>
              </w:rPr>
              <w:t xml:space="preserve">you are </w:t>
            </w:r>
            <w:r w:rsidRPr="3E553D79">
              <w:rPr>
                <w:rFonts w:cs="Arial"/>
              </w:rPr>
              <w:t>following all WHS guidelines and standards. If using physical machines, ensure that you wear closed-in shoes when moving them around and working with them.</w:t>
            </w:r>
          </w:p>
          <w:p w14:paraId="4A386AC3" w14:textId="77777777" w:rsidR="002341F7" w:rsidRDefault="002341F7" w:rsidP="002341F7">
            <w:pPr>
              <w:spacing w:before="0" w:after="0" w:line="240" w:lineRule="auto"/>
              <w:rPr>
                <w:szCs w:val="22"/>
              </w:rPr>
            </w:pPr>
          </w:p>
          <w:p w14:paraId="7164A8C2" w14:textId="77777777" w:rsidR="002341F7" w:rsidRPr="00F61A70" w:rsidRDefault="002341F7" w:rsidP="002341F7">
            <w:pPr>
              <w:spacing w:before="0" w:after="0" w:line="240" w:lineRule="auto"/>
              <w:rPr>
                <w:rFonts w:cs="Arial"/>
                <w:b/>
              </w:rPr>
            </w:pPr>
            <w:r w:rsidRPr="00F61A70">
              <w:rPr>
                <w:rFonts w:cs="Arial"/>
                <w:b/>
              </w:rPr>
              <w:t xml:space="preserve">Details of location – </w:t>
            </w:r>
          </w:p>
          <w:p w14:paraId="3DAB0639" w14:textId="0ADA963D" w:rsidR="002341F7" w:rsidRDefault="002341F7" w:rsidP="002341F7">
            <w:pPr>
              <w:spacing w:before="0" w:after="0" w:line="240" w:lineRule="auto"/>
              <w:rPr>
                <w:rFonts w:cs="Arial"/>
              </w:rPr>
            </w:pPr>
            <w:r w:rsidRPr="63E3A9AE">
              <w:rPr>
                <w:rFonts w:cs="Arial"/>
              </w:rPr>
              <w:t xml:space="preserve">TAFE will provide </w:t>
            </w:r>
            <w:r>
              <w:rPr>
                <w:rFonts w:cs="Arial"/>
              </w:rPr>
              <w:t xml:space="preserve">a </w:t>
            </w:r>
            <w:r w:rsidRPr="63E3A9AE">
              <w:rPr>
                <w:rFonts w:cs="Arial"/>
              </w:rPr>
              <w:t xml:space="preserve">simulated work environment in the </w:t>
            </w:r>
            <w:r w:rsidR="0088119E" w:rsidRPr="63E3A9AE">
              <w:rPr>
                <w:rFonts w:cs="Arial"/>
              </w:rPr>
              <w:t>classroom</w:t>
            </w:r>
            <w:r w:rsidR="0088119E">
              <w:rPr>
                <w:rFonts w:cs="Arial"/>
              </w:rPr>
              <w:t>;</w:t>
            </w:r>
            <w:r>
              <w:rPr>
                <w:rFonts w:cs="Arial"/>
              </w:rPr>
              <w:t xml:space="preserve"> however this written assessment can be completed at home where students have access to a computer with an internet connection.</w:t>
            </w:r>
          </w:p>
          <w:p w14:paraId="651A9A30" w14:textId="77777777" w:rsidR="002341F7" w:rsidRDefault="002341F7" w:rsidP="002341F7">
            <w:pPr>
              <w:spacing w:before="0" w:after="0" w:line="240" w:lineRule="auto"/>
              <w:rPr>
                <w:rFonts w:cs="Arial"/>
              </w:rPr>
            </w:pPr>
          </w:p>
          <w:p w14:paraId="489A0957" w14:textId="461CE7F8" w:rsidR="002341F7" w:rsidRDefault="002341F7" w:rsidP="002341F7">
            <w:pPr>
              <w:spacing w:before="0" w:after="0" w:line="240" w:lineRule="auto"/>
              <w:rPr>
                <w:rFonts w:cs="Arial"/>
              </w:rPr>
            </w:pPr>
            <w:r w:rsidRPr="14990C9E">
              <w:rPr>
                <w:rFonts w:cs="Arial"/>
                <w:b/>
                <w:bCs/>
              </w:rPr>
              <w:t>Time restrictions –</w:t>
            </w:r>
            <w:r w:rsidRPr="14990C9E">
              <w:rPr>
                <w:rFonts w:cs="Arial"/>
              </w:rPr>
              <w:t xml:space="preserve"> Students can start completing this assessment from week 2, however students have until week</w:t>
            </w:r>
            <w:r w:rsidR="3D021E17" w:rsidRPr="14990C9E">
              <w:rPr>
                <w:rFonts w:cs="Arial"/>
              </w:rPr>
              <w:t xml:space="preserve"> 4</w:t>
            </w:r>
            <w:r w:rsidRPr="14990C9E">
              <w:rPr>
                <w:rFonts w:cs="Arial"/>
              </w:rPr>
              <w:t xml:space="preserve"> to complete and submit the assessment.</w:t>
            </w:r>
          </w:p>
          <w:p w14:paraId="586529A4" w14:textId="77777777" w:rsidR="002341F7" w:rsidRPr="00F61A70" w:rsidRDefault="002341F7" w:rsidP="002341F7">
            <w:pPr>
              <w:spacing w:before="0" w:after="0" w:line="240" w:lineRule="auto"/>
              <w:rPr>
                <w:rFonts w:cs="Arial"/>
                <w:b/>
              </w:rPr>
            </w:pPr>
          </w:p>
          <w:p w14:paraId="3BFB6D04" w14:textId="77777777" w:rsidR="002341F7" w:rsidRDefault="002341F7" w:rsidP="002341F7">
            <w:pPr>
              <w:spacing w:before="0" w:after="0" w:line="240" w:lineRule="auto"/>
              <w:rPr>
                <w:szCs w:val="22"/>
              </w:rPr>
            </w:pPr>
            <w:r w:rsidRPr="00F61A70">
              <w:rPr>
                <w:rFonts w:cs="Arial"/>
                <w:b/>
              </w:rPr>
              <w:t>Level of assistance permitted –</w:t>
            </w:r>
            <w:r w:rsidRPr="3E553D79">
              <w:rPr>
                <w:rFonts w:cs="Arial"/>
              </w:rPr>
              <w:t xml:space="preserve"> teachers and tutors should be available in class, and accessible by email for students working from home. Staff cannot directly </w:t>
            </w:r>
            <w:r>
              <w:rPr>
                <w:rFonts w:cs="Arial"/>
              </w:rPr>
              <w:t>provide</w:t>
            </w:r>
            <w:r w:rsidRPr="3E553D79">
              <w:rPr>
                <w:rFonts w:cs="Arial"/>
              </w:rPr>
              <w:t xml:space="preserve"> students answers but </w:t>
            </w:r>
            <w:r>
              <w:rPr>
                <w:rFonts w:cs="Arial"/>
              </w:rPr>
              <w:t xml:space="preserve">can </w:t>
            </w:r>
            <w:r w:rsidRPr="3E553D79">
              <w:rPr>
                <w:rFonts w:cs="Arial"/>
              </w:rPr>
              <w:t xml:space="preserve">guide them to where to go to complete tasks individually. </w:t>
            </w:r>
          </w:p>
          <w:p w14:paraId="379216A2" w14:textId="77777777" w:rsidR="002341F7" w:rsidRDefault="002341F7" w:rsidP="002341F7">
            <w:pPr>
              <w:spacing w:before="0" w:after="0" w:line="240" w:lineRule="auto"/>
              <w:rPr>
                <w:szCs w:val="22"/>
              </w:rPr>
            </w:pPr>
          </w:p>
          <w:p w14:paraId="7A7B1911" w14:textId="77777777" w:rsidR="002341F7" w:rsidRDefault="002341F7" w:rsidP="002341F7">
            <w:pPr>
              <w:spacing w:before="0" w:after="0" w:line="240" w:lineRule="auto"/>
              <w:rPr>
                <w:rFonts w:eastAsia="Arial" w:cs="Arial"/>
                <w:color w:val="000000" w:themeColor="text1"/>
              </w:rPr>
            </w:pPr>
            <w:r w:rsidRPr="2071BAF9">
              <w:rPr>
                <w:rFonts w:eastAsia="Arial" w:cs="Arial"/>
                <w:color w:val="000000" w:themeColor="text1"/>
              </w:rPr>
              <w:t xml:space="preserve">If you are unable to submit </w:t>
            </w:r>
            <w:r>
              <w:rPr>
                <w:rFonts w:eastAsia="Arial" w:cs="Arial"/>
                <w:color w:val="000000" w:themeColor="text1"/>
              </w:rPr>
              <w:t xml:space="preserve">an </w:t>
            </w:r>
            <w:r w:rsidRPr="2071BAF9">
              <w:rPr>
                <w:rFonts w:eastAsia="Arial" w:cs="Arial"/>
                <w:color w:val="000000" w:themeColor="text1"/>
              </w:rPr>
              <w:t xml:space="preserve">assessment you must notify your teacher before the assessment due date and supply a doctor’s certificate and </w:t>
            </w:r>
            <w:r>
              <w:rPr>
                <w:rFonts w:eastAsia="Arial" w:cs="Arial"/>
                <w:color w:val="000000" w:themeColor="text1"/>
              </w:rPr>
              <w:t xml:space="preserve">an extension </w:t>
            </w:r>
            <w:r w:rsidRPr="2071BAF9">
              <w:rPr>
                <w:rFonts w:eastAsia="Arial" w:cs="Arial"/>
                <w:color w:val="000000" w:themeColor="text1"/>
              </w:rPr>
              <w:t xml:space="preserve">approval from the team manager. </w:t>
            </w:r>
          </w:p>
          <w:p w14:paraId="5F7DA7AC" w14:textId="77777777" w:rsidR="002341F7" w:rsidRDefault="002341F7" w:rsidP="002341F7">
            <w:pPr>
              <w:spacing w:before="0" w:after="0" w:line="240" w:lineRule="auto"/>
              <w:rPr>
                <w:rFonts w:eastAsia="Arial" w:cs="Arial"/>
                <w:color w:val="000000" w:themeColor="text1"/>
                <w:szCs w:val="22"/>
              </w:rPr>
            </w:pPr>
          </w:p>
          <w:p w14:paraId="72964D1E" w14:textId="77777777" w:rsidR="002341F7" w:rsidRDefault="002341F7" w:rsidP="002341F7">
            <w:pPr>
              <w:spacing w:before="0" w:after="0" w:line="240" w:lineRule="auto"/>
              <w:rPr>
                <w:b/>
                <w:bCs/>
              </w:rPr>
            </w:pPr>
            <w:r w:rsidRPr="00981EC3">
              <w:rPr>
                <w:rFonts w:eastAsia="Arial" w:cs="Arial"/>
                <w:color w:val="000000" w:themeColor="text1"/>
              </w:rPr>
              <w:t xml:space="preserve">Reasonable adjustments will be made for students as and when appropriate, after consultation with the </w:t>
            </w:r>
            <w:r>
              <w:rPr>
                <w:rFonts w:eastAsia="Arial" w:cs="Arial"/>
                <w:color w:val="000000" w:themeColor="text1"/>
              </w:rPr>
              <w:t>Accessibility</w:t>
            </w:r>
            <w:r w:rsidRPr="00981EC3">
              <w:rPr>
                <w:rFonts w:eastAsia="Arial" w:cs="Arial"/>
                <w:color w:val="000000" w:themeColor="text1"/>
              </w:rPr>
              <w:t xml:space="preserve"> and Counselling team. </w:t>
            </w:r>
            <w:r>
              <w:rPr>
                <w:rFonts w:eastAsia="Arial" w:cs="Arial"/>
                <w:color w:val="000000" w:themeColor="text1"/>
              </w:rPr>
              <w:t xml:space="preserve">You </w:t>
            </w:r>
            <w:r w:rsidRPr="00981EC3">
              <w:rPr>
                <w:rFonts w:eastAsia="Arial" w:cs="Arial"/>
                <w:color w:val="000000" w:themeColor="text1"/>
              </w:rPr>
              <w:t>must see your teacher prior to assessment regarding this.</w:t>
            </w:r>
          </w:p>
          <w:p w14:paraId="0B197DB9" w14:textId="77777777" w:rsidR="002341F7" w:rsidRDefault="002341F7" w:rsidP="002341F7">
            <w:pPr>
              <w:pStyle w:val="Tabletext"/>
              <w:rPr>
                <w:b/>
              </w:rPr>
            </w:pPr>
          </w:p>
          <w:p w14:paraId="6BF8E56A" w14:textId="77777777" w:rsidR="002341F7" w:rsidRPr="00F61A70" w:rsidRDefault="002341F7" w:rsidP="002341F7">
            <w:pPr>
              <w:pStyle w:val="Tabletext"/>
              <w:rPr>
                <w:b/>
              </w:rPr>
            </w:pPr>
            <w:r w:rsidRPr="00F61A70">
              <w:rPr>
                <w:b/>
              </w:rPr>
              <w:t>Assessment Criteria:</w:t>
            </w:r>
          </w:p>
          <w:p w14:paraId="46861116" w14:textId="77777777" w:rsidR="002341F7" w:rsidRPr="000443A8" w:rsidRDefault="002341F7" w:rsidP="002341F7">
            <w:pPr>
              <w:rPr>
                <w:rFonts w:cs="Arial"/>
                <w:szCs w:val="22"/>
              </w:rPr>
            </w:pPr>
            <w:r w:rsidRPr="000443A8">
              <w:rPr>
                <w:rFonts w:cs="Arial"/>
                <w:szCs w:val="22"/>
              </w:rPr>
              <w:t>To achieve a satisfactory result, your assessor will be looking for your ability to demonstrate the following key skills/tasks/knowledge to an acceptable industry standard:</w:t>
            </w:r>
          </w:p>
          <w:p w14:paraId="35E6CA0D" w14:textId="77777777" w:rsidR="002341F7" w:rsidRDefault="002341F7" w:rsidP="002341F7">
            <w:pPr>
              <w:pStyle w:val="Tablebullet-main"/>
            </w:pPr>
            <w:r>
              <w:t>Key sections of an action plan</w:t>
            </w:r>
          </w:p>
          <w:p w14:paraId="40E05107" w14:textId="1BA1A8F0" w:rsidR="002341F7" w:rsidRDefault="002341F7" w:rsidP="002341F7">
            <w:pPr>
              <w:pStyle w:val="Tablebullet-main"/>
            </w:pPr>
            <w:r>
              <w:t>Evaluating and planning approaches for technical problems.</w:t>
            </w:r>
          </w:p>
          <w:p w14:paraId="23DAC074" w14:textId="77777777" w:rsidR="002341F7" w:rsidRDefault="002341F7" w:rsidP="002341F7">
            <w:pPr>
              <w:pStyle w:val="Tablebullet-main"/>
            </w:pPr>
            <w:r>
              <w:t>Evaluating organisational internal ICT systems</w:t>
            </w:r>
          </w:p>
          <w:p w14:paraId="7DFF2E3A" w14:textId="56B3FB87" w:rsidR="002341F7" w:rsidRDefault="008B6CED" w:rsidP="002341F7">
            <w:pPr>
              <w:pStyle w:val="Tablebullet-main"/>
            </w:pPr>
            <w:r>
              <w:t>Emerging technologies and product trends</w:t>
            </w:r>
          </w:p>
          <w:p w14:paraId="78914F08" w14:textId="77777777" w:rsidR="002341F7" w:rsidRPr="00F61A70" w:rsidRDefault="002341F7" w:rsidP="002341F7">
            <w:pPr>
              <w:pStyle w:val="Tabletext"/>
              <w:rPr>
                <w:b/>
              </w:rPr>
            </w:pPr>
          </w:p>
          <w:p w14:paraId="7991EFC5" w14:textId="77777777" w:rsidR="002341F7" w:rsidRPr="00F61A70" w:rsidRDefault="002341F7" w:rsidP="002341F7">
            <w:pPr>
              <w:pStyle w:val="Tabletext"/>
              <w:rPr>
                <w:b/>
              </w:rPr>
            </w:pPr>
            <w:r w:rsidRPr="00F61A70">
              <w:rPr>
                <w:b/>
              </w:rPr>
              <w:t>Number of Attempts:</w:t>
            </w:r>
          </w:p>
          <w:p w14:paraId="6EA86128" w14:textId="77777777" w:rsidR="002341F7" w:rsidRDefault="002341F7" w:rsidP="002341F7">
            <w:pPr>
              <w:pStyle w:val="Tabletext"/>
              <w:rPr>
                <w:b/>
                <w:szCs w:val="22"/>
              </w:rPr>
            </w:pPr>
            <w:r w:rsidRPr="00881FA0">
              <w:rPr>
                <w:szCs w:val="22"/>
              </w:rPr>
              <w:t xml:space="preserve">You will receive </w:t>
            </w:r>
            <w:r>
              <w:rPr>
                <w:szCs w:val="22"/>
              </w:rPr>
              <w:t xml:space="preserve">up to </w:t>
            </w:r>
            <w:r w:rsidRPr="00881FA0">
              <w:rPr>
                <w:szCs w:val="22"/>
              </w:rPr>
              <w:t>two (2) attempts at this assessment task. Should your 1</w:t>
            </w:r>
            <w:r w:rsidRPr="00881FA0">
              <w:rPr>
                <w:szCs w:val="22"/>
                <w:vertAlign w:val="superscript"/>
              </w:rPr>
              <w:t>st</w:t>
            </w:r>
            <w:r w:rsidRPr="00881FA0">
              <w:rPr>
                <w:szCs w:val="22"/>
              </w:rPr>
              <w:t xml:space="preserve"> attempt be unsatisfactory (U), your teacher will provide feedback and discuss the relevant sections / questions with you and will arrange a due date for the submission of your 2</w:t>
            </w:r>
            <w:r w:rsidRPr="00881FA0">
              <w:rPr>
                <w:szCs w:val="22"/>
                <w:vertAlign w:val="superscript"/>
              </w:rPr>
              <w:t>nd</w:t>
            </w:r>
            <w:r w:rsidRPr="00881FA0">
              <w:rPr>
                <w:szCs w:val="22"/>
              </w:rPr>
              <w:t xml:space="preserve"> attempt. If your 2</w:t>
            </w:r>
            <w:r w:rsidRPr="00881FA0">
              <w:rPr>
                <w:szCs w:val="22"/>
                <w:vertAlign w:val="superscript"/>
              </w:rPr>
              <w:t>nd</w:t>
            </w:r>
            <w:r w:rsidRPr="00881FA0">
              <w:rPr>
                <w:szCs w:val="22"/>
              </w:rPr>
              <w:t xml:space="preserve"> submission is unsatisfactory (U), or you fail to submit a 2</w:t>
            </w:r>
            <w:r w:rsidRPr="00881FA0">
              <w:rPr>
                <w:szCs w:val="22"/>
                <w:vertAlign w:val="superscript"/>
              </w:rPr>
              <w:t>nd</w:t>
            </w:r>
            <w:r w:rsidRPr="00881FA0">
              <w:rPr>
                <w:szCs w:val="22"/>
              </w:rPr>
              <w:t xml:space="preserve"> attempt, you will receive an overall unsatisfactory result for this assessment </w:t>
            </w:r>
            <w:r>
              <w:rPr>
                <w:szCs w:val="22"/>
              </w:rPr>
              <w:t>task</w:t>
            </w:r>
            <w:r w:rsidRPr="00881FA0">
              <w:rPr>
                <w:szCs w:val="22"/>
              </w:rPr>
              <w:t xml:space="preserve">. Only one re-assessment </w:t>
            </w:r>
            <w:r w:rsidRPr="00881FA0">
              <w:rPr>
                <w:szCs w:val="22"/>
              </w:rPr>
              <w:lastRenderedPageBreak/>
              <w:t xml:space="preserve">attempt may be granted for each assessment </w:t>
            </w:r>
            <w:r>
              <w:rPr>
                <w:szCs w:val="22"/>
              </w:rPr>
              <w:t>task</w:t>
            </w:r>
            <w:r w:rsidRPr="00881FA0">
              <w:rPr>
                <w:szCs w:val="22"/>
              </w:rPr>
              <w:t xml:space="preserve">. </w:t>
            </w:r>
          </w:p>
          <w:p w14:paraId="6123A894" w14:textId="4CA440D4" w:rsidR="005273EF" w:rsidRPr="002341F7" w:rsidRDefault="002341F7" w:rsidP="002341F7">
            <w:pPr>
              <w:pStyle w:val="Tabletext"/>
              <w:rPr>
                <w:b/>
                <w:i/>
              </w:rPr>
            </w:pPr>
            <w:r w:rsidRPr="002341F7">
              <w:rPr>
                <w:b/>
                <w:i/>
                <w:szCs w:val="22"/>
              </w:rPr>
              <w:t>For more information, refer to the Student Rules.</w:t>
            </w:r>
          </w:p>
        </w:tc>
      </w:tr>
      <w:tr w:rsidR="00C72D95" w:rsidRPr="00881FA0" w14:paraId="6123A898" w14:textId="77777777" w:rsidTr="14990C9E">
        <w:trPr>
          <w:trHeight w:val="566"/>
        </w:trPr>
        <w:tc>
          <w:tcPr>
            <w:tcW w:w="1180" w:type="pct"/>
            <w:shd w:val="clear" w:color="auto" w:fill="D9D9D9" w:themeFill="background1" w:themeFillShade="D9"/>
          </w:tcPr>
          <w:p w14:paraId="6123A896" w14:textId="419D5D62" w:rsidR="00C72D95" w:rsidRPr="007C5A6F" w:rsidRDefault="006066D1" w:rsidP="0080463A">
            <w:pPr>
              <w:pStyle w:val="Tableheading"/>
            </w:pPr>
            <w:r w:rsidRPr="007C5A6F">
              <w:lastRenderedPageBreak/>
              <w:t xml:space="preserve">Submission details </w:t>
            </w:r>
          </w:p>
        </w:tc>
        <w:tc>
          <w:tcPr>
            <w:tcW w:w="3820" w:type="pct"/>
            <w:vAlign w:val="center"/>
          </w:tcPr>
          <w:p w14:paraId="74ED31B6" w14:textId="77777777" w:rsidR="008B6CED" w:rsidRDefault="008B6CED" w:rsidP="008B6CED">
            <w:pPr>
              <w:rPr>
                <w:rFonts w:cs="Arial"/>
              </w:rPr>
            </w:pPr>
            <w:r w:rsidRPr="2071BAF9">
              <w:rPr>
                <w:rFonts w:cs="Arial"/>
              </w:rPr>
              <w:t xml:space="preserve">Insert your details on page 1 and sign the Student Declaration. Include this template with your submission. </w:t>
            </w:r>
          </w:p>
          <w:p w14:paraId="4A99169E" w14:textId="77777777" w:rsidR="008B6CED" w:rsidRDefault="008B6CED" w:rsidP="008B6CED">
            <w:pPr>
              <w:pStyle w:val="TableText0"/>
            </w:pPr>
          </w:p>
          <w:p w14:paraId="6E057CD8" w14:textId="77777777" w:rsidR="008B6CED" w:rsidRPr="00AD03E4" w:rsidRDefault="008B6CED" w:rsidP="008B6CED">
            <w:pPr>
              <w:pStyle w:val="TableText0"/>
              <w:rPr>
                <w:b/>
              </w:rPr>
            </w:pPr>
            <w:r w:rsidRPr="00AD03E4">
              <w:rPr>
                <w:b/>
              </w:rPr>
              <w:t>Due Date</w:t>
            </w:r>
          </w:p>
          <w:p w14:paraId="63935551" w14:textId="77777777" w:rsidR="008B6CED" w:rsidRDefault="008B6CED" w:rsidP="008B6CED">
            <w:pPr>
              <w:pStyle w:val="TableText0"/>
            </w:pPr>
            <w:r>
              <w:t>Week 4</w:t>
            </w:r>
          </w:p>
          <w:p w14:paraId="6B4FDA92" w14:textId="77777777" w:rsidR="008B6CED" w:rsidRDefault="008B6CED" w:rsidP="008B6CED">
            <w:pPr>
              <w:pStyle w:val="TableText0"/>
            </w:pPr>
          </w:p>
          <w:p w14:paraId="263CDF04" w14:textId="4B20E72B" w:rsidR="008B6CED" w:rsidRDefault="008B6CED" w:rsidP="008B6CED">
            <w:pPr>
              <w:pStyle w:val="TableText0"/>
              <w:rPr>
                <w:b/>
              </w:rPr>
            </w:pPr>
            <w:r>
              <w:t xml:space="preserve">You are required to answer the questions in this document in the space </w:t>
            </w:r>
            <w:del w:id="6" w:author="Microsoft Office User" w:date="2021-03-19T16:03:00Z">
              <w:r w:rsidDel="00591C43">
                <w:delText xml:space="preserve"> </w:delText>
              </w:r>
            </w:del>
            <w:r>
              <w:t xml:space="preserve">provided under each question and save the document as </w:t>
            </w:r>
            <w:r w:rsidRPr="008B6CED">
              <w:rPr>
                <w:b/>
              </w:rPr>
              <w:t>ICTICT517_AT1_W_&lt;student name&gt;</w:t>
            </w:r>
          </w:p>
          <w:p w14:paraId="08446716" w14:textId="77777777" w:rsidR="008B6CED" w:rsidRPr="00367338" w:rsidRDefault="008B6CED" w:rsidP="008B6CED">
            <w:pPr>
              <w:pStyle w:val="TableText0"/>
            </w:pPr>
            <w:r w:rsidRPr="00367338">
              <w:t>Once completed</w:t>
            </w:r>
            <w:r>
              <w:t>,</w:t>
            </w:r>
            <w:r w:rsidRPr="00367338">
              <w:t xml:space="preserve"> upload the document to the Assessment 1 drop box in </w:t>
            </w:r>
            <w:r>
              <w:t>Connect</w:t>
            </w:r>
            <w:r w:rsidRPr="00367338">
              <w:t>.</w:t>
            </w:r>
          </w:p>
          <w:p w14:paraId="4333672C" w14:textId="77777777" w:rsidR="008B6CED" w:rsidRPr="007C5A6F" w:rsidRDefault="008B6CED" w:rsidP="008B6CED">
            <w:pPr>
              <w:pStyle w:val="TableText0"/>
            </w:pPr>
            <w:r w:rsidRPr="007C5A6F">
              <w:t>TAFE Queensland Learning Management System: Connect</w:t>
            </w:r>
            <w:del w:id="7" w:author="Microsoft Office User" w:date="2021-03-19T13:37:00Z">
              <w:r w:rsidRPr="007C5A6F" w:rsidDel="00746172">
                <w:delText xml:space="preserve">  </w:delText>
              </w:r>
            </w:del>
            <w:r w:rsidRPr="007C5A6F">
              <w:t xml:space="preserve"> url: </w:t>
            </w:r>
            <w:hyperlink r:id="rId11" w:history="1">
              <w:r w:rsidRPr="007C5A6F">
                <w:rPr>
                  <w:rStyle w:val="Hyperlink"/>
                  <w:rFonts w:asciiTheme="majorHAnsi" w:hAnsiTheme="majorHAnsi" w:cstheme="majorHAnsi"/>
                  <w:i/>
                </w:rPr>
                <w:t>https://connect.tafeqld.edu.au/d2l/login</w:t>
              </w:r>
            </w:hyperlink>
          </w:p>
          <w:p w14:paraId="2609D4F5" w14:textId="77777777" w:rsidR="008B6CED" w:rsidRPr="007C5A6F" w:rsidRDefault="008B6CED" w:rsidP="008B6CED">
            <w:pPr>
              <w:pStyle w:val="Tablebullet-main"/>
              <w:rPr>
                <w:lang w:eastAsia="en-US"/>
              </w:rPr>
            </w:pPr>
            <w:r>
              <w:rPr>
                <w:lang w:eastAsia="en-US"/>
              </w:rPr>
              <w:t>Username; 9</w:t>
            </w:r>
            <w:r w:rsidRPr="007C5A6F">
              <w:rPr>
                <w:lang w:eastAsia="en-US"/>
              </w:rPr>
              <w:t xml:space="preserve"> digit student number</w:t>
            </w:r>
          </w:p>
          <w:p w14:paraId="6123A897" w14:textId="623B89E7" w:rsidR="00E27CB5" w:rsidRPr="007C5A6F" w:rsidRDefault="008B6CED" w:rsidP="008B6CED">
            <w:pPr>
              <w:pStyle w:val="Tablebullet-main"/>
              <w:rPr>
                <w:lang w:eastAsia="en-US"/>
              </w:rPr>
            </w:pPr>
            <w:r w:rsidRPr="007C5A6F">
              <w:rPr>
                <w:lang w:eastAsia="en-US"/>
              </w:rPr>
              <w:t xml:space="preserve">For Password: Reset password go to  </w:t>
            </w:r>
            <w:hyperlink r:id="rId12" w:history="1">
              <w:r w:rsidRPr="007C5A6F">
                <w:rPr>
                  <w:rStyle w:val="Hyperlink"/>
                  <w:rFonts w:asciiTheme="majorHAnsi" w:hAnsiTheme="majorHAnsi" w:cstheme="majorHAnsi"/>
                  <w:i/>
                  <w:szCs w:val="22"/>
                  <w:lang w:eastAsia="en-US"/>
                </w:rPr>
                <w:t>https://passwordreset.tafeqld.edu.au/default.aspx</w:t>
              </w:r>
            </w:hyperlink>
            <w:r w:rsidRPr="007C5A6F">
              <w:rPr>
                <w:lang w:eastAsia="en-US"/>
              </w:rPr>
              <w:t>&gt;</w:t>
            </w:r>
          </w:p>
        </w:tc>
      </w:tr>
      <w:tr w:rsidR="009A47A7" w:rsidRPr="008F7477" w14:paraId="2AA090A9" w14:textId="77777777" w:rsidTr="14990C9E">
        <w:trPr>
          <w:trHeight w:val="566"/>
        </w:trPr>
        <w:tc>
          <w:tcPr>
            <w:tcW w:w="1180" w:type="pct"/>
            <w:shd w:val="clear" w:color="auto" w:fill="D9D9D9" w:themeFill="background1" w:themeFillShade="D9"/>
          </w:tcPr>
          <w:p w14:paraId="3AE65B40" w14:textId="77777777" w:rsidR="009A47A7" w:rsidRPr="004770D2" w:rsidRDefault="009A47A7" w:rsidP="0080463A">
            <w:pPr>
              <w:pStyle w:val="Tableheading"/>
            </w:pPr>
            <w:r w:rsidRPr="004770D2">
              <w:t xml:space="preserve">Instructions for the Assessor </w:t>
            </w:r>
          </w:p>
        </w:tc>
        <w:tc>
          <w:tcPr>
            <w:tcW w:w="3820" w:type="pct"/>
            <w:vAlign w:val="center"/>
          </w:tcPr>
          <w:p w14:paraId="5486B9EB" w14:textId="6016F207" w:rsidR="008B6CED" w:rsidRPr="00770946" w:rsidRDefault="008B6CED" w:rsidP="008B6CED">
            <w:pPr>
              <w:spacing w:before="0" w:line="240" w:lineRule="auto"/>
              <w:rPr>
                <w:rFonts w:cs="Arial"/>
              </w:rPr>
            </w:pPr>
            <w:r w:rsidRPr="2071BAF9">
              <w:rPr>
                <w:rFonts w:cs="Arial"/>
                <w:b/>
                <w:bCs/>
              </w:rPr>
              <w:t>Specifications of assessment</w:t>
            </w:r>
            <w:r>
              <w:rPr>
                <w:rFonts w:cs="Arial"/>
              </w:rPr>
              <w:t xml:space="preserve"> –There are 5</w:t>
            </w:r>
            <w:r w:rsidRPr="2071BAF9">
              <w:rPr>
                <w:rFonts w:cs="Arial"/>
              </w:rPr>
              <w:t xml:space="preserve"> questions that </w:t>
            </w:r>
            <w:r>
              <w:rPr>
                <w:rFonts w:cs="Arial"/>
              </w:rPr>
              <w:t>must all</w:t>
            </w:r>
            <w:r w:rsidRPr="2071BAF9">
              <w:rPr>
                <w:rFonts w:cs="Arial"/>
              </w:rPr>
              <w:t xml:space="preserve"> be answered correctly to achieve a satisfactory result for this assessment. Students will be able to resubmit their work a second time if they are not successful on the first attempt.</w:t>
            </w:r>
          </w:p>
          <w:p w14:paraId="4F97483C" w14:textId="77777777" w:rsidR="008B6CED" w:rsidRDefault="008B6CED" w:rsidP="008B6CED">
            <w:pPr>
              <w:widowControl/>
              <w:suppressAutoHyphens w:val="0"/>
              <w:autoSpaceDE w:val="0"/>
              <w:autoSpaceDN w:val="0"/>
              <w:adjustRightInd w:val="0"/>
              <w:spacing w:before="0" w:after="0" w:line="240" w:lineRule="auto"/>
              <w:rPr>
                <w:rFonts w:cs="Arial"/>
                <w:b/>
                <w:bCs/>
                <w:szCs w:val="22"/>
              </w:rPr>
            </w:pPr>
          </w:p>
          <w:p w14:paraId="79BAF3CB" w14:textId="77777777" w:rsidR="008B6CED" w:rsidRDefault="008B6CED" w:rsidP="008B6CED">
            <w:pPr>
              <w:widowControl/>
              <w:suppressAutoHyphens w:val="0"/>
              <w:autoSpaceDE w:val="0"/>
              <w:autoSpaceDN w:val="0"/>
              <w:adjustRightInd w:val="0"/>
              <w:spacing w:before="0" w:after="0" w:line="240" w:lineRule="auto"/>
              <w:rPr>
                <w:rFonts w:cs="Arial"/>
                <w:szCs w:val="22"/>
              </w:rPr>
            </w:pPr>
            <w:r w:rsidRPr="000C62AD">
              <w:rPr>
                <w:rFonts w:cs="Arial"/>
                <w:b/>
                <w:bCs/>
                <w:szCs w:val="22"/>
              </w:rPr>
              <w:t>Equipment or material requirements</w:t>
            </w:r>
            <w:r w:rsidRPr="000C62AD">
              <w:rPr>
                <w:rFonts w:cs="Arial"/>
                <w:szCs w:val="22"/>
              </w:rPr>
              <w:t xml:space="preserve"> – </w:t>
            </w:r>
            <w:r>
              <w:rPr>
                <w:rFonts w:cs="Arial"/>
                <w:szCs w:val="22"/>
              </w:rPr>
              <w:t>A computer with internet access</w:t>
            </w:r>
          </w:p>
          <w:p w14:paraId="1427B653" w14:textId="77777777" w:rsidR="008B6CED" w:rsidRDefault="008B6CED" w:rsidP="008B6CED">
            <w:pPr>
              <w:widowControl/>
              <w:suppressAutoHyphens w:val="0"/>
              <w:autoSpaceDE w:val="0"/>
              <w:autoSpaceDN w:val="0"/>
              <w:adjustRightInd w:val="0"/>
              <w:spacing w:before="0" w:after="0" w:line="240" w:lineRule="auto"/>
              <w:rPr>
                <w:rFonts w:cs="Arial"/>
                <w:szCs w:val="22"/>
              </w:rPr>
            </w:pPr>
          </w:p>
          <w:p w14:paraId="528A4021" w14:textId="77777777" w:rsidR="008B6CED" w:rsidRDefault="008B6CED" w:rsidP="008B6CED">
            <w:pPr>
              <w:widowControl/>
              <w:suppressAutoHyphens w:val="0"/>
              <w:autoSpaceDE w:val="0"/>
              <w:autoSpaceDN w:val="0"/>
              <w:adjustRightInd w:val="0"/>
              <w:spacing w:before="0" w:after="0" w:line="240" w:lineRule="auto"/>
              <w:rPr>
                <w:rFonts w:cs="Arial"/>
                <w:szCs w:val="22"/>
              </w:rPr>
            </w:pPr>
          </w:p>
          <w:p w14:paraId="57E307B0" w14:textId="77777777" w:rsidR="008B6CED" w:rsidRDefault="008B6CED" w:rsidP="008B6CED">
            <w:pPr>
              <w:widowControl/>
              <w:suppressAutoHyphens w:val="0"/>
              <w:autoSpaceDE w:val="0"/>
              <w:autoSpaceDN w:val="0"/>
              <w:adjustRightInd w:val="0"/>
              <w:spacing w:before="0" w:after="0" w:line="240" w:lineRule="auto"/>
              <w:rPr>
                <w:rFonts w:cs="Arial"/>
              </w:rPr>
            </w:pPr>
            <w:r w:rsidRPr="3E553D79">
              <w:rPr>
                <w:rFonts w:cs="Arial"/>
                <w:b/>
                <w:bCs/>
              </w:rPr>
              <w:t>Details of location</w:t>
            </w:r>
            <w:r w:rsidRPr="3E553D79">
              <w:rPr>
                <w:rFonts w:cs="Arial"/>
              </w:rPr>
              <w:t xml:space="preserve"> – </w:t>
            </w:r>
          </w:p>
          <w:p w14:paraId="3BAAD6C3" w14:textId="77777777" w:rsidR="008B6CED" w:rsidRDefault="008B6CED" w:rsidP="008B6CED">
            <w:pPr>
              <w:widowControl/>
              <w:suppressAutoHyphens w:val="0"/>
              <w:autoSpaceDE w:val="0"/>
              <w:autoSpaceDN w:val="0"/>
              <w:adjustRightInd w:val="0"/>
              <w:spacing w:before="0" w:after="0" w:line="240" w:lineRule="auto"/>
              <w:rPr>
                <w:rFonts w:cs="Arial"/>
              </w:rPr>
            </w:pPr>
            <w:r w:rsidRPr="1D9CDF6C">
              <w:rPr>
                <w:rFonts w:cs="Arial"/>
              </w:rPr>
              <w:t>TAFE will provide</w:t>
            </w:r>
            <w:r>
              <w:rPr>
                <w:rFonts w:cs="Arial"/>
              </w:rPr>
              <w:t xml:space="preserve"> a </w:t>
            </w:r>
            <w:r w:rsidRPr="1D9CDF6C">
              <w:rPr>
                <w:rFonts w:cs="Arial"/>
              </w:rPr>
              <w:t>simulated wo</w:t>
            </w:r>
            <w:r>
              <w:rPr>
                <w:rFonts w:cs="Arial"/>
              </w:rPr>
              <w:t xml:space="preserve">rk environment in the classroom; </w:t>
            </w:r>
            <w:r w:rsidRPr="1D9CDF6C">
              <w:rPr>
                <w:rFonts w:cs="Arial"/>
              </w:rPr>
              <w:t xml:space="preserve">however, it is possible to complete these tasks on a home virtual network using a </w:t>
            </w:r>
            <w:r>
              <w:rPr>
                <w:rFonts w:cs="Arial"/>
              </w:rPr>
              <w:t>computer with internet access.</w:t>
            </w:r>
          </w:p>
          <w:p w14:paraId="23FDB8EE" w14:textId="77777777" w:rsidR="008B6CED" w:rsidRPr="000C62AD" w:rsidRDefault="008B6CED" w:rsidP="008B6CED">
            <w:pPr>
              <w:widowControl/>
              <w:suppressAutoHyphens w:val="0"/>
              <w:autoSpaceDE w:val="0"/>
              <w:autoSpaceDN w:val="0"/>
              <w:adjustRightInd w:val="0"/>
              <w:spacing w:before="0" w:after="0" w:line="240" w:lineRule="auto"/>
              <w:rPr>
                <w:rFonts w:cs="Arial"/>
                <w:szCs w:val="22"/>
              </w:rPr>
            </w:pPr>
          </w:p>
          <w:p w14:paraId="57AC3DE1" w14:textId="77777777" w:rsidR="008B6CED" w:rsidRDefault="008B6CED" w:rsidP="008B6CED">
            <w:pPr>
              <w:widowControl/>
              <w:suppressAutoHyphens w:val="0"/>
              <w:autoSpaceDE w:val="0"/>
              <w:autoSpaceDN w:val="0"/>
              <w:adjustRightInd w:val="0"/>
              <w:spacing w:before="0" w:after="0" w:line="240" w:lineRule="auto"/>
              <w:rPr>
                <w:rFonts w:cs="Arial"/>
              </w:rPr>
            </w:pPr>
            <w:r w:rsidRPr="2071BAF9">
              <w:rPr>
                <w:rFonts w:cs="Arial"/>
                <w:b/>
                <w:bCs/>
              </w:rPr>
              <w:t>Time restrictions</w:t>
            </w:r>
            <w:r w:rsidRPr="2071BAF9">
              <w:rPr>
                <w:rFonts w:cs="Arial"/>
              </w:rPr>
              <w:t xml:space="preserve"> – this is a written assessme</w:t>
            </w:r>
            <w:r>
              <w:rPr>
                <w:rFonts w:cs="Arial"/>
              </w:rPr>
              <w:t>nt designed to take place over 4</w:t>
            </w:r>
            <w:r w:rsidRPr="2071BAF9">
              <w:rPr>
                <w:rFonts w:cs="Arial"/>
              </w:rPr>
              <w:t xml:space="preserve"> weeks. The student is expected to attend class for 3 hours per week (this includes theory sessions) and should be able to commit up to 3 hours per week in their own time.</w:t>
            </w:r>
          </w:p>
          <w:p w14:paraId="05CEBC28" w14:textId="77777777" w:rsidR="008B6CED" w:rsidRPr="000C62AD" w:rsidRDefault="008B6CED" w:rsidP="008B6CED">
            <w:pPr>
              <w:widowControl/>
              <w:suppressAutoHyphens w:val="0"/>
              <w:autoSpaceDE w:val="0"/>
              <w:autoSpaceDN w:val="0"/>
              <w:adjustRightInd w:val="0"/>
              <w:spacing w:before="0" w:after="0" w:line="240" w:lineRule="auto"/>
              <w:rPr>
                <w:rFonts w:cs="Arial"/>
                <w:szCs w:val="22"/>
              </w:rPr>
            </w:pPr>
          </w:p>
          <w:p w14:paraId="6714EEB8" w14:textId="77777777" w:rsidR="008B6CED" w:rsidRDefault="008B6CED" w:rsidP="008B6CED">
            <w:pPr>
              <w:widowControl/>
              <w:suppressAutoHyphens w:val="0"/>
              <w:autoSpaceDE w:val="0"/>
              <w:autoSpaceDN w:val="0"/>
              <w:adjustRightInd w:val="0"/>
              <w:spacing w:before="0" w:after="0" w:line="240" w:lineRule="auto"/>
              <w:rPr>
                <w:rFonts w:cs="Arial"/>
                <w:szCs w:val="22"/>
              </w:rPr>
            </w:pPr>
            <w:r w:rsidRPr="3E553D79">
              <w:rPr>
                <w:rFonts w:cs="Arial"/>
                <w:b/>
                <w:bCs/>
              </w:rPr>
              <w:t>Level of assistance permitted</w:t>
            </w:r>
            <w:r w:rsidRPr="3E553D79">
              <w:rPr>
                <w:rFonts w:cs="Arial"/>
              </w:rPr>
              <w:t xml:space="preserve"> – </w:t>
            </w:r>
            <w:r w:rsidRPr="00E347AF">
              <w:t>teachers and tutors should be available in class, and accessible by email for students working from home. Staff cannot directly provide students answers but can guide them to where to go to complete tasks individually. </w:t>
            </w:r>
          </w:p>
          <w:p w14:paraId="2916FEC8" w14:textId="77777777" w:rsidR="008B6CED" w:rsidRPr="000C62AD" w:rsidRDefault="008B6CED" w:rsidP="008B6CED">
            <w:pPr>
              <w:widowControl/>
              <w:suppressAutoHyphens w:val="0"/>
              <w:autoSpaceDE w:val="0"/>
              <w:autoSpaceDN w:val="0"/>
              <w:adjustRightInd w:val="0"/>
              <w:spacing w:before="0" w:after="0" w:line="240" w:lineRule="auto"/>
              <w:rPr>
                <w:rFonts w:cs="Arial"/>
                <w:szCs w:val="22"/>
              </w:rPr>
            </w:pPr>
          </w:p>
          <w:p w14:paraId="723914BF" w14:textId="77777777" w:rsidR="008B6CED" w:rsidRPr="00723155" w:rsidRDefault="008B6CED" w:rsidP="008B6CED">
            <w:pPr>
              <w:widowControl/>
              <w:suppressAutoHyphens w:val="0"/>
              <w:autoSpaceDE w:val="0"/>
              <w:autoSpaceDN w:val="0"/>
              <w:adjustRightInd w:val="0"/>
              <w:spacing w:before="0" w:after="0" w:line="240" w:lineRule="auto"/>
              <w:jc w:val="both"/>
              <w:rPr>
                <w:rStyle w:val="normaltextrun"/>
                <w:rFonts w:cs="Arial"/>
                <w:color w:val="000000"/>
                <w:szCs w:val="22"/>
                <w:shd w:val="clear" w:color="auto" w:fill="FFFFFF"/>
              </w:rPr>
            </w:pPr>
            <w:r>
              <w:rPr>
                <w:rFonts w:cs="Arial"/>
                <w:b/>
                <w:bCs/>
                <w:szCs w:val="22"/>
              </w:rPr>
              <w:t>I</w:t>
            </w:r>
            <w:r w:rsidRPr="000C62AD">
              <w:rPr>
                <w:rFonts w:cs="Arial"/>
                <w:b/>
                <w:bCs/>
                <w:szCs w:val="22"/>
              </w:rPr>
              <w:t>nteractions</w:t>
            </w:r>
            <w:r w:rsidRPr="000C62AD">
              <w:rPr>
                <w:rFonts w:cs="Arial"/>
                <w:szCs w:val="22"/>
              </w:rPr>
              <w:t xml:space="preserve"> - </w:t>
            </w:r>
            <w:r>
              <w:rPr>
                <w:rStyle w:val="normaltextrun"/>
                <w:rFonts w:cs="Arial"/>
                <w:color w:val="000000"/>
                <w:szCs w:val="22"/>
                <w:shd w:val="clear" w:color="auto" w:fill="FFFFFF"/>
              </w:rPr>
              <w:t>teamwork skills are essential in the IT industry, therefore students should work in teams to consult and collaborate on the practical activities. However, each student is required to complete the tasks individually</w:t>
            </w:r>
            <w:r w:rsidRPr="00723155">
              <w:rPr>
                <w:rStyle w:val="normaltextrun"/>
                <w:rFonts w:cs="Arial"/>
                <w:color w:val="000000"/>
                <w:szCs w:val="22"/>
                <w:shd w:val="clear" w:color="auto" w:fill="FFFFFF"/>
              </w:rPr>
              <w:t>.</w:t>
            </w:r>
          </w:p>
          <w:p w14:paraId="12DDD847" w14:textId="77777777" w:rsidR="008B6CED" w:rsidRDefault="008B6CED" w:rsidP="008B6CED">
            <w:pPr>
              <w:widowControl/>
              <w:suppressAutoHyphens w:val="0"/>
              <w:autoSpaceDE w:val="0"/>
              <w:autoSpaceDN w:val="0"/>
              <w:adjustRightInd w:val="0"/>
              <w:spacing w:before="0" w:after="0" w:line="240" w:lineRule="auto"/>
              <w:rPr>
                <w:rStyle w:val="normaltextrun"/>
                <w:rFonts w:cs="Arial"/>
                <w:color w:val="881798"/>
                <w:szCs w:val="22"/>
                <w:u w:val="single"/>
                <w:shd w:val="clear" w:color="auto" w:fill="FFFFFF"/>
              </w:rPr>
            </w:pPr>
          </w:p>
          <w:p w14:paraId="63BEDD0E" w14:textId="77777777" w:rsidR="008B6CED" w:rsidRPr="00723155" w:rsidRDefault="008B6CED" w:rsidP="008B6CED">
            <w:pPr>
              <w:rPr>
                <w:rStyle w:val="normaltextrun"/>
              </w:rPr>
            </w:pPr>
            <w:r w:rsidRPr="000C62AD">
              <w:rPr>
                <w:rFonts w:cs="Arial"/>
                <w:b/>
                <w:bCs/>
                <w:szCs w:val="22"/>
              </w:rPr>
              <w:lastRenderedPageBreak/>
              <w:t>Contingencies</w:t>
            </w:r>
            <w:r w:rsidRPr="000C62AD">
              <w:rPr>
                <w:rFonts w:cs="Arial"/>
                <w:szCs w:val="22"/>
              </w:rPr>
              <w:t xml:space="preserve"> – </w:t>
            </w:r>
            <w:r w:rsidRPr="00723155">
              <w:rPr>
                <w:rStyle w:val="normaltextrun"/>
                <w:rFonts w:cs="Arial"/>
                <w:color w:val="000000"/>
                <w:szCs w:val="22"/>
                <w:shd w:val="clear" w:color="auto" w:fill="FFFFFF"/>
              </w:rPr>
              <w:t>Reasonable adjustments will be made for students as and when appropriate, af</w:t>
            </w:r>
            <w:r>
              <w:rPr>
                <w:rStyle w:val="normaltextrun"/>
                <w:rFonts w:cs="Arial"/>
                <w:color w:val="000000"/>
                <w:szCs w:val="22"/>
                <w:shd w:val="clear" w:color="auto" w:fill="FFFFFF"/>
              </w:rPr>
              <w:t>ter consultation with the Access</w:t>
            </w:r>
            <w:r w:rsidRPr="00723155">
              <w:rPr>
                <w:rStyle w:val="normaltextrun"/>
                <w:rFonts w:cs="Arial"/>
                <w:color w:val="000000"/>
                <w:szCs w:val="22"/>
                <w:shd w:val="clear" w:color="auto" w:fill="FFFFFF"/>
              </w:rPr>
              <w:t>ibility and Counselling team. – You must see your teacher prior to assessment regarding this.</w:t>
            </w:r>
            <w:r w:rsidRPr="00723155">
              <w:rPr>
                <w:rStyle w:val="normaltextrun"/>
              </w:rPr>
              <w:t> </w:t>
            </w:r>
          </w:p>
          <w:p w14:paraId="2C3343F2" w14:textId="77777777" w:rsidR="008B6CED" w:rsidRDefault="008B6CED" w:rsidP="008B6CED">
            <w:pPr>
              <w:rPr>
                <w:rStyle w:val="eop"/>
                <w:rFonts w:cs="Arial"/>
                <w:color w:val="000000"/>
                <w:szCs w:val="22"/>
                <w:shd w:val="clear" w:color="auto" w:fill="FFFFFF"/>
              </w:rPr>
            </w:pPr>
          </w:p>
          <w:p w14:paraId="45C256EE" w14:textId="77777777" w:rsidR="008B6CED" w:rsidRPr="000C62AD" w:rsidRDefault="008B6CED" w:rsidP="008B6CED">
            <w:pPr>
              <w:rPr>
                <w:rFonts w:cs="Arial"/>
                <w:szCs w:val="22"/>
              </w:rPr>
            </w:pPr>
            <w:r w:rsidRPr="00BA0F8D">
              <w:rPr>
                <w:rFonts w:cs="Arial"/>
                <w:b/>
                <w:bCs/>
                <w:szCs w:val="22"/>
              </w:rPr>
              <w:t>Work Health and Safety:</w:t>
            </w:r>
            <w:r w:rsidRPr="00BA0F8D">
              <w:rPr>
                <w:rFonts w:cs="Arial"/>
                <w:szCs w:val="22"/>
              </w:rPr>
              <w:t xml:space="preserve"> A work health and safety check of the assessment environment is to be conducted prior to the assessment and any hazards addressed appropriately</w:t>
            </w:r>
            <w:r w:rsidRPr="000C62AD">
              <w:rPr>
                <w:rFonts w:cs="Arial"/>
                <w:szCs w:val="22"/>
              </w:rPr>
              <w:t xml:space="preserve">. </w:t>
            </w:r>
          </w:p>
          <w:p w14:paraId="14AF819F" w14:textId="77777777" w:rsidR="008B6CED" w:rsidRDefault="008B6CED" w:rsidP="008B6CED">
            <w:pPr>
              <w:pStyle w:val="TableText0"/>
              <w:ind w:left="1080"/>
            </w:pPr>
            <w:bookmarkStart w:id="8" w:name="_Toc63758722"/>
            <w:bookmarkStart w:id="9" w:name="_Toc64367886"/>
          </w:p>
          <w:bookmarkEnd w:id="8"/>
          <w:bookmarkEnd w:id="9"/>
          <w:p w14:paraId="171093DA" w14:textId="77777777" w:rsidR="002F493E" w:rsidRPr="000C62AD" w:rsidRDefault="002F493E" w:rsidP="002F493E">
            <w:pPr>
              <w:keepNext/>
              <w:keepLines/>
              <w:spacing w:before="480"/>
              <w:outlineLvl w:val="0"/>
              <w:rPr>
                <w:rFonts w:cs="Arial"/>
                <w:b/>
                <w:bCs/>
                <w:szCs w:val="22"/>
              </w:rPr>
            </w:pPr>
            <w:r w:rsidRPr="000C62AD">
              <w:rPr>
                <w:rFonts w:cs="Arial"/>
                <w:b/>
                <w:bCs/>
                <w:szCs w:val="22"/>
              </w:rPr>
              <w:t>Assessment Conditions</w:t>
            </w:r>
          </w:p>
          <w:p w14:paraId="7204CE23" w14:textId="77777777" w:rsidR="002F493E" w:rsidRPr="00D27584"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A site where ICT needs and strategic directions of the organisation are coordinated</w:t>
            </w:r>
          </w:p>
          <w:p w14:paraId="3D64FA8B" w14:textId="77777777" w:rsidR="002F493E" w:rsidRPr="00D27584"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Detailed information relating to a strategic organisation plan, objectives, and direction</w:t>
            </w:r>
          </w:p>
          <w:p w14:paraId="65EC7AA3" w14:textId="77777777" w:rsidR="002F493E" w:rsidRPr="00D27584"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Organisational policies and procedures relating to the implementation of ICT changes</w:t>
            </w:r>
          </w:p>
          <w:p w14:paraId="3C29BEBE" w14:textId="77777777" w:rsidR="002F493E" w:rsidRPr="00D27584"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Individual superior in the organisation</w:t>
            </w:r>
          </w:p>
          <w:p w14:paraId="28875EB5" w14:textId="77777777" w:rsidR="002F493E"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sidRPr="00D27584">
              <w:rPr>
                <w:rFonts w:eastAsia="Times New Roman" w:cs="Arial"/>
                <w:iCs/>
                <w:kern w:val="0"/>
                <w:szCs w:val="22"/>
                <w:lang w:eastAsia="en-AU" w:bidi="ar-SA"/>
              </w:rPr>
              <w:t>Information on current ICT systems and practices in the organisation including operating systems, hardware, and security</w:t>
            </w:r>
          </w:p>
          <w:p w14:paraId="6C491DDE" w14:textId="77777777" w:rsidR="002F493E" w:rsidRPr="00D27584" w:rsidRDefault="002F493E" w:rsidP="002F493E">
            <w:pPr>
              <w:pStyle w:val="ListParagraph"/>
              <w:widowControl/>
              <w:numPr>
                <w:ilvl w:val="0"/>
                <w:numId w:val="26"/>
              </w:numPr>
              <w:tabs>
                <w:tab w:val="center" w:pos="4153"/>
                <w:tab w:val="right" w:pos="8306"/>
                <w:tab w:val="right" w:pos="10155"/>
              </w:tabs>
              <w:suppressAutoHyphens w:val="0"/>
              <w:spacing w:before="0" w:after="0" w:line="240" w:lineRule="auto"/>
              <w:rPr>
                <w:rFonts w:eastAsia="Times New Roman" w:cs="Arial"/>
                <w:iCs/>
                <w:kern w:val="0"/>
                <w:szCs w:val="22"/>
                <w:lang w:eastAsia="en-AU" w:bidi="ar-SA"/>
              </w:rPr>
            </w:pPr>
            <w:r>
              <w:rPr>
                <w:rFonts w:eastAsia="Times New Roman" w:cs="Arial"/>
                <w:iCs/>
                <w:kern w:val="0"/>
                <w:szCs w:val="22"/>
                <w:lang w:eastAsia="en-AU" w:bidi="ar-SA"/>
              </w:rPr>
              <w:t>Access to a computer with internet, applicable charting software and word processing software</w:t>
            </w:r>
          </w:p>
          <w:p w14:paraId="0C1206EE" w14:textId="0745AD28" w:rsidR="009A47A7" w:rsidRPr="009A47A7" w:rsidRDefault="009A47A7" w:rsidP="008B6CED">
            <w:pPr>
              <w:pStyle w:val="TableText0"/>
            </w:pPr>
          </w:p>
        </w:tc>
      </w:tr>
      <w:tr w:rsidR="00C72D95" w:rsidRPr="00881FA0" w14:paraId="6123A8A5" w14:textId="77777777" w:rsidTr="14990C9E">
        <w:tc>
          <w:tcPr>
            <w:tcW w:w="1180" w:type="pct"/>
            <w:shd w:val="clear" w:color="auto" w:fill="D9D9D9" w:themeFill="background1" w:themeFillShade="D9"/>
          </w:tcPr>
          <w:p w14:paraId="6123A8A3" w14:textId="20900A61" w:rsidR="00C72D95" w:rsidRPr="00881FA0" w:rsidRDefault="00C72D95" w:rsidP="0080463A">
            <w:pPr>
              <w:pStyle w:val="Tableheading"/>
            </w:pPr>
            <w:r w:rsidRPr="00881FA0">
              <w:lastRenderedPageBreak/>
              <w:t>Note to Student</w:t>
            </w:r>
          </w:p>
        </w:tc>
        <w:tc>
          <w:tcPr>
            <w:tcW w:w="3820" w:type="pct"/>
            <w:shd w:val="clear" w:color="auto" w:fill="D9D9D9" w:themeFill="background1" w:themeFillShade="D9"/>
          </w:tcPr>
          <w:p w14:paraId="6123A8A4" w14:textId="63EED580" w:rsidR="00E27CB5" w:rsidRPr="00881FA0" w:rsidRDefault="00E27CB5" w:rsidP="0080463A">
            <w:pPr>
              <w:pStyle w:val="Tabletext"/>
              <w:rPr>
                <w:strike/>
              </w:rPr>
            </w:pPr>
            <w:r w:rsidRPr="00881FA0">
              <w:t>An overview of all Assessment Tasks relevant to this unit is located in the Unit Study Guide.</w:t>
            </w:r>
          </w:p>
        </w:tc>
      </w:tr>
    </w:tbl>
    <w:p w14:paraId="6123A8A6" w14:textId="77777777" w:rsidR="003E5509" w:rsidRDefault="003E5509">
      <w:pPr>
        <w:rPr>
          <w:rFonts w:asciiTheme="majorHAnsi" w:hAnsiTheme="majorHAnsi" w:cstheme="majorHAnsi"/>
          <w:szCs w:val="22"/>
        </w:rPr>
      </w:pPr>
    </w:p>
    <w:p w14:paraId="20B8DFFA" w14:textId="77777777" w:rsidR="006C38FC" w:rsidRDefault="006C38FC">
      <w:pPr>
        <w:rPr>
          <w:rFonts w:asciiTheme="majorHAnsi" w:hAnsiTheme="majorHAnsi" w:cstheme="majorHAnsi"/>
          <w:szCs w:val="22"/>
        </w:rPr>
      </w:pPr>
    </w:p>
    <w:p w14:paraId="6F753AB5" w14:textId="7F5A1721" w:rsidR="006C38FC" w:rsidRDefault="006C38FC">
      <w:pPr>
        <w:widowControl/>
        <w:suppressAutoHyphens w:val="0"/>
        <w:spacing w:before="0" w:after="0" w:line="240" w:lineRule="auto"/>
        <w:rPr>
          <w:rFonts w:asciiTheme="majorHAnsi" w:hAnsiTheme="majorHAnsi" w:cstheme="majorHAnsi"/>
          <w:szCs w:val="22"/>
        </w:rPr>
      </w:pPr>
      <w:r>
        <w:rPr>
          <w:rFonts w:asciiTheme="majorHAnsi" w:hAnsiTheme="majorHAnsi" w:cstheme="majorHAnsi"/>
          <w:szCs w:val="22"/>
        </w:rPr>
        <w:br w:type="page"/>
      </w:r>
    </w:p>
    <w:p w14:paraId="3E36440D" w14:textId="77777777" w:rsidR="006C38FC" w:rsidRPr="00881FA0" w:rsidRDefault="006C38FC">
      <w:pPr>
        <w:rPr>
          <w:rFonts w:asciiTheme="majorHAnsi" w:hAnsiTheme="majorHAnsi" w:cstheme="majorHAnsi"/>
          <w:szCs w:val="22"/>
        </w:rPr>
      </w:pPr>
    </w:p>
    <w:p w14:paraId="01463BB7" w14:textId="42DD7253" w:rsidR="006B3516" w:rsidRPr="006B3516" w:rsidRDefault="006B3516">
      <w:pPr>
        <w:widowControl/>
        <w:suppressAutoHyphens w:val="0"/>
        <w:spacing w:before="0" w:after="0" w:line="240" w:lineRule="auto"/>
      </w:pPr>
    </w:p>
    <w:p w14:paraId="75CF3101" w14:textId="63ED4690" w:rsidR="00890CE9" w:rsidRDefault="00890CE9" w:rsidP="18FF839C">
      <w:pPr>
        <w:pStyle w:val="ListParagraph"/>
        <w:widowControl/>
        <w:numPr>
          <w:ilvl w:val="0"/>
          <w:numId w:val="20"/>
        </w:numPr>
        <w:suppressAutoHyphens w:val="0"/>
        <w:contextualSpacing w:val="0"/>
        <w:rPr>
          <w:rFonts w:asciiTheme="majorHAnsi" w:eastAsia="Times New Roman" w:hAnsiTheme="majorHAnsi" w:cstheme="majorBidi"/>
          <w:kern w:val="0"/>
          <w:lang w:eastAsia="en-AU" w:bidi="ar-SA"/>
        </w:rPr>
      </w:pPr>
      <w:r w:rsidRPr="18FF839C">
        <w:rPr>
          <w:rFonts w:asciiTheme="majorHAnsi" w:eastAsia="Times New Roman" w:hAnsiTheme="majorHAnsi" w:cstheme="majorBidi"/>
          <w:kern w:val="0"/>
          <w:lang w:eastAsia="en-AU" w:bidi="ar-SA"/>
        </w:rPr>
        <w:t xml:space="preserve">In relation to a new ICT project for an organisation, list and describe </w:t>
      </w:r>
      <w:r w:rsidR="0088119E" w:rsidRPr="18FF839C">
        <w:rPr>
          <w:rFonts w:asciiTheme="majorHAnsi" w:eastAsia="Times New Roman" w:hAnsiTheme="majorHAnsi" w:cstheme="majorBidi"/>
          <w:kern w:val="0"/>
          <w:lang w:eastAsia="en-AU" w:bidi="ar-SA"/>
        </w:rPr>
        <w:t>four (</w:t>
      </w:r>
      <w:r w:rsidR="006C38FC">
        <w:rPr>
          <w:rFonts w:asciiTheme="majorHAnsi" w:eastAsia="Times New Roman" w:hAnsiTheme="majorHAnsi" w:cstheme="majorBidi"/>
          <w:kern w:val="0"/>
          <w:lang w:eastAsia="en-AU" w:bidi="ar-SA"/>
        </w:rPr>
        <w:t>4</w:t>
      </w:r>
      <w:r w:rsidR="0088119E" w:rsidRPr="18FF839C">
        <w:rPr>
          <w:rFonts w:asciiTheme="majorHAnsi" w:eastAsia="Times New Roman" w:hAnsiTheme="majorHAnsi" w:cstheme="majorBidi"/>
          <w:kern w:val="0"/>
          <w:lang w:eastAsia="en-AU" w:bidi="ar-SA"/>
        </w:rPr>
        <w:t>)</w:t>
      </w:r>
      <w:r w:rsidR="695CA972" w:rsidRPr="18FF839C">
        <w:rPr>
          <w:rFonts w:asciiTheme="majorHAnsi" w:eastAsia="Times New Roman" w:hAnsiTheme="majorHAnsi" w:cstheme="majorBidi"/>
          <w:kern w:val="0"/>
          <w:lang w:eastAsia="en-AU" w:bidi="ar-SA"/>
        </w:rPr>
        <w:t xml:space="preserve"> key </w:t>
      </w:r>
      <w:r w:rsidRPr="18FF839C">
        <w:rPr>
          <w:rFonts w:asciiTheme="majorHAnsi" w:eastAsia="Times New Roman" w:hAnsiTheme="majorHAnsi" w:cstheme="majorBidi"/>
          <w:kern w:val="0"/>
          <w:lang w:eastAsia="en-AU" w:bidi="ar-SA"/>
        </w:rPr>
        <w:t>sections that would appear in an action plan.</w:t>
      </w:r>
    </w:p>
    <w:tbl>
      <w:tblPr>
        <w:tblStyle w:val="TableGrid"/>
        <w:tblW w:w="0" w:type="auto"/>
        <w:tblInd w:w="817" w:type="dxa"/>
        <w:tblLook w:val="04A0" w:firstRow="1" w:lastRow="0" w:firstColumn="1" w:lastColumn="0" w:noHBand="0" w:noVBand="1"/>
      </w:tblPr>
      <w:tblGrid>
        <w:gridCol w:w="4698"/>
        <w:gridCol w:w="4905"/>
      </w:tblGrid>
      <w:tr w:rsidR="00890CE9" w14:paraId="4ADAB0A1" w14:textId="77777777" w:rsidTr="006C38FC">
        <w:tc>
          <w:tcPr>
            <w:tcW w:w="4698" w:type="dxa"/>
          </w:tcPr>
          <w:p w14:paraId="66927E4E" w14:textId="0CB56035" w:rsidR="00890CE9" w:rsidRPr="00890CE9" w:rsidRDefault="00890CE9" w:rsidP="00890CE9">
            <w:pPr>
              <w:pStyle w:val="ListParagraph"/>
              <w:widowControl/>
              <w:suppressAutoHyphens w:val="0"/>
              <w:ind w:left="0"/>
              <w:contextualSpacing w:val="0"/>
              <w:rPr>
                <w:rFonts w:asciiTheme="majorHAnsi" w:eastAsia="Times New Roman" w:hAnsiTheme="majorHAnsi" w:cstheme="majorHAnsi"/>
                <w:b/>
                <w:kern w:val="0"/>
                <w:szCs w:val="22"/>
                <w:lang w:eastAsia="en-AU" w:bidi="ar-SA"/>
              </w:rPr>
            </w:pPr>
            <w:r w:rsidRPr="00890CE9">
              <w:rPr>
                <w:rFonts w:asciiTheme="majorHAnsi" w:eastAsia="Times New Roman" w:hAnsiTheme="majorHAnsi" w:cstheme="majorHAnsi"/>
                <w:b/>
                <w:kern w:val="0"/>
                <w:szCs w:val="22"/>
                <w:lang w:eastAsia="en-AU" w:bidi="ar-SA"/>
              </w:rPr>
              <w:t>Section</w:t>
            </w:r>
          </w:p>
        </w:tc>
        <w:tc>
          <w:tcPr>
            <w:tcW w:w="4905" w:type="dxa"/>
          </w:tcPr>
          <w:p w14:paraId="1D045918" w14:textId="253885EE" w:rsidR="00890CE9" w:rsidRPr="00890CE9" w:rsidRDefault="00890CE9" w:rsidP="00890CE9">
            <w:pPr>
              <w:pStyle w:val="ListParagraph"/>
              <w:widowControl/>
              <w:suppressAutoHyphens w:val="0"/>
              <w:ind w:left="0"/>
              <w:contextualSpacing w:val="0"/>
              <w:rPr>
                <w:rFonts w:asciiTheme="majorHAnsi" w:eastAsia="Times New Roman" w:hAnsiTheme="majorHAnsi" w:cstheme="majorHAnsi"/>
                <w:b/>
                <w:kern w:val="0"/>
                <w:szCs w:val="22"/>
                <w:lang w:eastAsia="en-AU" w:bidi="ar-SA"/>
              </w:rPr>
            </w:pPr>
            <w:r w:rsidRPr="00890CE9">
              <w:rPr>
                <w:rFonts w:asciiTheme="majorHAnsi" w:eastAsia="Times New Roman" w:hAnsiTheme="majorHAnsi" w:cstheme="majorHAnsi"/>
                <w:b/>
                <w:kern w:val="0"/>
                <w:szCs w:val="22"/>
                <w:lang w:eastAsia="en-AU" w:bidi="ar-SA"/>
              </w:rPr>
              <w:t>Description</w:t>
            </w:r>
          </w:p>
        </w:tc>
      </w:tr>
      <w:tr w:rsidR="00890CE9" w14:paraId="75FFFB58" w14:textId="77777777" w:rsidTr="006C38FC">
        <w:tc>
          <w:tcPr>
            <w:tcW w:w="4698" w:type="dxa"/>
          </w:tcPr>
          <w:p w14:paraId="42B6F232" w14:textId="0476C98A"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1</w:t>
            </w:r>
          </w:p>
        </w:tc>
        <w:tc>
          <w:tcPr>
            <w:tcW w:w="4905" w:type="dxa"/>
          </w:tcPr>
          <w:p w14:paraId="7F763C9B"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r w:rsidR="00890CE9" w14:paraId="1C61B9AD" w14:textId="77777777" w:rsidTr="006C38FC">
        <w:tc>
          <w:tcPr>
            <w:tcW w:w="4698" w:type="dxa"/>
          </w:tcPr>
          <w:p w14:paraId="785A54AE" w14:textId="5C1E70F3"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2</w:t>
            </w:r>
          </w:p>
        </w:tc>
        <w:tc>
          <w:tcPr>
            <w:tcW w:w="4905" w:type="dxa"/>
          </w:tcPr>
          <w:p w14:paraId="3C6F7ED6"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r w:rsidR="00890CE9" w14:paraId="74D2F17B" w14:textId="77777777" w:rsidTr="006C38FC">
        <w:tc>
          <w:tcPr>
            <w:tcW w:w="4698" w:type="dxa"/>
          </w:tcPr>
          <w:p w14:paraId="6C1CE4D5" w14:textId="16DFEE80"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3</w:t>
            </w:r>
          </w:p>
        </w:tc>
        <w:tc>
          <w:tcPr>
            <w:tcW w:w="4905" w:type="dxa"/>
          </w:tcPr>
          <w:p w14:paraId="2B83A80E"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r w:rsidR="00890CE9" w14:paraId="401CD0AE" w14:textId="77777777" w:rsidTr="006C38FC">
        <w:tc>
          <w:tcPr>
            <w:tcW w:w="4698" w:type="dxa"/>
          </w:tcPr>
          <w:p w14:paraId="5B86F810" w14:textId="27CD5E46"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4</w:t>
            </w:r>
          </w:p>
        </w:tc>
        <w:tc>
          <w:tcPr>
            <w:tcW w:w="4905" w:type="dxa"/>
          </w:tcPr>
          <w:p w14:paraId="63E76BBB"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bl>
    <w:p w14:paraId="0E08E442" w14:textId="77777777" w:rsidR="00890CE9" w:rsidRDefault="00890CE9" w:rsidP="00890CE9">
      <w:pPr>
        <w:pStyle w:val="ListParagraph"/>
        <w:widowControl/>
        <w:suppressAutoHyphens w:val="0"/>
        <w:ind w:left="644"/>
        <w:contextualSpacing w:val="0"/>
        <w:rPr>
          <w:rFonts w:asciiTheme="majorHAnsi" w:eastAsia="Times New Roman" w:hAnsiTheme="majorHAnsi" w:cstheme="majorHAnsi"/>
          <w:kern w:val="0"/>
          <w:szCs w:val="22"/>
          <w:lang w:eastAsia="en-AU" w:bidi="ar-SA"/>
        </w:rPr>
      </w:pPr>
    </w:p>
    <w:p w14:paraId="72BC3001" w14:textId="77777777" w:rsidR="00890CE9" w:rsidRPr="00890CE9" w:rsidRDefault="00890CE9" w:rsidP="00890CE9">
      <w:pPr>
        <w:pStyle w:val="ListParagraph"/>
        <w:widowControl/>
        <w:suppressAutoHyphens w:val="0"/>
        <w:ind w:left="644"/>
        <w:contextualSpacing w:val="0"/>
        <w:rPr>
          <w:rFonts w:asciiTheme="majorHAnsi" w:eastAsia="Times New Roman" w:hAnsiTheme="majorHAnsi" w:cstheme="majorHAnsi"/>
          <w:kern w:val="0"/>
          <w:szCs w:val="22"/>
          <w:lang w:eastAsia="en-AU" w:bidi="ar-SA"/>
        </w:rPr>
      </w:pPr>
    </w:p>
    <w:p w14:paraId="2897EB1A" w14:textId="05DEF19E" w:rsidR="00890CE9" w:rsidRPr="00890CE9" w:rsidRDefault="00890CE9" w:rsidP="006C38FC">
      <w:pPr>
        <w:pStyle w:val="ListParagraph"/>
        <w:widowControl/>
        <w:suppressAutoHyphens w:val="0"/>
        <w:ind w:left="709" w:hanging="425"/>
        <w:contextualSpacing w:val="0"/>
        <w:rPr>
          <w:rFonts w:asciiTheme="majorHAnsi" w:eastAsia="Times New Roman" w:hAnsiTheme="majorHAnsi" w:cstheme="majorHAnsi"/>
          <w:kern w:val="0"/>
          <w:szCs w:val="22"/>
          <w:lang w:eastAsia="en-AU" w:bidi="ar-SA"/>
        </w:rPr>
      </w:pPr>
      <w:r w:rsidRPr="00890CE9">
        <w:rPr>
          <w:rFonts w:asciiTheme="majorHAnsi" w:eastAsia="Times New Roman" w:hAnsiTheme="majorHAnsi" w:cstheme="majorHAnsi"/>
          <w:kern w:val="0"/>
          <w:szCs w:val="22"/>
          <w:lang w:eastAsia="en-AU" w:bidi="ar-SA"/>
        </w:rPr>
        <w:t>2.</w:t>
      </w:r>
      <w:r w:rsidRPr="00890CE9">
        <w:rPr>
          <w:rFonts w:asciiTheme="majorHAnsi" w:eastAsia="Times New Roman" w:hAnsiTheme="majorHAnsi" w:cstheme="majorHAnsi"/>
          <w:kern w:val="0"/>
          <w:szCs w:val="22"/>
          <w:lang w:eastAsia="en-AU" w:bidi="ar-SA"/>
        </w:rPr>
        <w:tab/>
      </w:r>
      <w:r w:rsidRPr="00890CE9">
        <w:rPr>
          <w:rFonts w:asciiTheme="majorHAnsi" w:hAnsiTheme="majorHAnsi" w:cstheme="majorHAnsi"/>
          <w:szCs w:val="22"/>
        </w:rPr>
        <w:t>Organisations generally have a strategic plan outlining goals and objectives for bu</w:t>
      </w:r>
      <w:r w:rsidR="006C38FC">
        <w:rPr>
          <w:rFonts w:asciiTheme="majorHAnsi" w:hAnsiTheme="majorHAnsi" w:cstheme="majorHAnsi"/>
          <w:szCs w:val="22"/>
        </w:rPr>
        <w:t>siness growth and development.</w:t>
      </w:r>
    </w:p>
    <w:p w14:paraId="6723021C" w14:textId="004FE9B8" w:rsidR="00890CE9" w:rsidRPr="002D5CAB" w:rsidRDefault="00890CE9" w:rsidP="002D5CAB">
      <w:pPr>
        <w:widowControl/>
        <w:suppressAutoHyphens w:val="0"/>
        <w:spacing w:before="0" w:line="240" w:lineRule="auto"/>
        <w:ind w:left="720"/>
        <w:rPr>
          <w:rFonts w:asciiTheme="majorHAnsi" w:eastAsia="Times New Roman" w:hAnsiTheme="majorHAnsi" w:cstheme="majorHAnsi"/>
          <w:kern w:val="0"/>
          <w:szCs w:val="22"/>
          <w:lang w:eastAsia="en-AU" w:bidi="ar-SA"/>
        </w:rPr>
      </w:pPr>
      <w:r w:rsidRPr="002D5CAB">
        <w:rPr>
          <w:rFonts w:asciiTheme="majorHAnsi" w:hAnsiTheme="majorHAnsi" w:cstheme="majorHAnsi"/>
          <w:szCs w:val="22"/>
        </w:rPr>
        <w:t xml:space="preserve">How </w:t>
      </w:r>
      <w:r w:rsidR="002D5CAB" w:rsidRPr="002D5CAB">
        <w:rPr>
          <w:rFonts w:asciiTheme="majorHAnsi" w:hAnsiTheme="majorHAnsi" w:cstheme="majorHAnsi"/>
          <w:szCs w:val="22"/>
        </w:rPr>
        <w:t>would</w:t>
      </w:r>
      <w:r w:rsidRPr="002D5CAB">
        <w:rPr>
          <w:rFonts w:asciiTheme="majorHAnsi" w:hAnsiTheme="majorHAnsi" w:cstheme="majorHAnsi"/>
          <w:szCs w:val="22"/>
        </w:rPr>
        <w:t xml:space="preserve"> you anticipate and plan for technical solutions to assist the organisation with its strategic growth? (Minimum 200 Words)</w:t>
      </w:r>
      <w:r w:rsidR="006C38FC">
        <w:rPr>
          <w:rFonts w:asciiTheme="majorHAnsi" w:hAnsiTheme="majorHAnsi" w:cstheme="majorHAnsi"/>
          <w:szCs w:val="22"/>
        </w:rPr>
        <w:t>.</w:t>
      </w:r>
    </w:p>
    <w:tbl>
      <w:tblPr>
        <w:tblStyle w:val="TableGrid"/>
        <w:tblW w:w="0" w:type="auto"/>
        <w:tblInd w:w="817" w:type="dxa"/>
        <w:tblLook w:val="04A0" w:firstRow="1" w:lastRow="0" w:firstColumn="1" w:lastColumn="0" w:noHBand="0" w:noVBand="1"/>
      </w:tblPr>
      <w:tblGrid>
        <w:gridCol w:w="9603"/>
      </w:tblGrid>
      <w:tr w:rsidR="00890CE9" w14:paraId="52E0F5BE" w14:textId="77777777" w:rsidTr="006C38FC">
        <w:tc>
          <w:tcPr>
            <w:tcW w:w="9603" w:type="dxa"/>
          </w:tcPr>
          <w:p w14:paraId="1B4049AD"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0C57288C"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06BB4D44"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5A8FEB57"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5E4446F0"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7C625953"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44845C27" w14:textId="77777777" w:rsidR="006C38FC" w:rsidRDefault="006C38FC"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24D0122C" w14:textId="77777777" w:rsidR="006C38FC" w:rsidRDefault="006C38FC"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5D55D8D5" w14:textId="77777777" w:rsidR="006C38FC" w:rsidRDefault="006C38FC"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6409B3D2"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63446411"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51BFC5C7"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451348D2"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0FDD7EDA"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795BD400"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tc>
      </w:tr>
    </w:tbl>
    <w:p w14:paraId="0CA658A2" w14:textId="77777777" w:rsidR="00890CE9" w:rsidRDefault="00890CE9" w:rsidP="006C38FC">
      <w:pPr>
        <w:pStyle w:val="ListParagraph"/>
        <w:widowControl/>
        <w:suppressAutoHyphens w:val="0"/>
        <w:spacing w:before="0" w:line="240" w:lineRule="auto"/>
        <w:contextualSpacing w:val="0"/>
        <w:rPr>
          <w:rFonts w:asciiTheme="majorHAnsi" w:hAnsiTheme="majorHAnsi" w:cstheme="majorHAnsi"/>
          <w:szCs w:val="22"/>
        </w:rPr>
      </w:pPr>
    </w:p>
    <w:p w14:paraId="360CCCA3" w14:textId="4477BE8E" w:rsidR="006C38FC" w:rsidRDefault="006C38FC">
      <w:pPr>
        <w:widowControl/>
        <w:suppressAutoHyphens w:val="0"/>
        <w:spacing w:before="0" w:after="0" w:line="240" w:lineRule="auto"/>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br w:type="page"/>
      </w:r>
    </w:p>
    <w:p w14:paraId="40D636B6" w14:textId="77777777" w:rsidR="00890CE9" w:rsidRDefault="00890CE9" w:rsidP="006C38FC">
      <w:pPr>
        <w:pStyle w:val="ListParagraph"/>
        <w:widowControl/>
        <w:suppressAutoHyphens w:val="0"/>
        <w:spacing w:before="0" w:line="240" w:lineRule="auto"/>
        <w:contextualSpacing w:val="0"/>
        <w:rPr>
          <w:rFonts w:asciiTheme="majorHAnsi" w:eastAsia="Times New Roman" w:hAnsiTheme="majorHAnsi" w:cstheme="majorHAnsi"/>
          <w:kern w:val="0"/>
          <w:szCs w:val="22"/>
          <w:lang w:eastAsia="en-AU" w:bidi="ar-SA"/>
        </w:rPr>
      </w:pPr>
    </w:p>
    <w:p w14:paraId="74FDB7E2" w14:textId="77777777" w:rsidR="006C38FC" w:rsidRPr="00890CE9" w:rsidRDefault="006C38FC" w:rsidP="006C38FC">
      <w:pPr>
        <w:pStyle w:val="ListParagraph"/>
        <w:widowControl/>
        <w:suppressAutoHyphens w:val="0"/>
        <w:spacing w:before="0" w:line="240" w:lineRule="auto"/>
        <w:contextualSpacing w:val="0"/>
        <w:rPr>
          <w:rFonts w:asciiTheme="majorHAnsi" w:eastAsia="Times New Roman" w:hAnsiTheme="majorHAnsi" w:cstheme="majorHAnsi"/>
          <w:kern w:val="0"/>
          <w:szCs w:val="22"/>
          <w:lang w:eastAsia="en-AU" w:bidi="ar-SA"/>
        </w:rPr>
      </w:pPr>
    </w:p>
    <w:p w14:paraId="4514D8D1" w14:textId="060A3087" w:rsidR="00890CE9" w:rsidRDefault="00890CE9" w:rsidP="006C38FC">
      <w:pPr>
        <w:pStyle w:val="ListParagraph"/>
        <w:widowControl/>
        <w:numPr>
          <w:ilvl w:val="0"/>
          <w:numId w:val="21"/>
        </w:numPr>
        <w:suppressAutoHyphens w:val="0"/>
        <w:spacing w:before="0" w:line="240" w:lineRule="auto"/>
        <w:ind w:left="709" w:hanging="425"/>
        <w:contextualSpacing w:val="0"/>
        <w:rPr>
          <w:rFonts w:asciiTheme="majorHAnsi" w:eastAsia="Times New Roman" w:hAnsiTheme="majorHAnsi" w:cstheme="majorHAnsi"/>
          <w:kern w:val="0"/>
          <w:szCs w:val="22"/>
          <w:lang w:eastAsia="en-AU" w:bidi="ar-SA"/>
        </w:rPr>
      </w:pPr>
      <w:r w:rsidRPr="00890CE9">
        <w:rPr>
          <w:rFonts w:asciiTheme="majorHAnsi" w:hAnsiTheme="majorHAnsi" w:cstheme="majorHAnsi"/>
          <w:szCs w:val="22"/>
        </w:rPr>
        <w:t>Outline t</w:t>
      </w:r>
      <w:r w:rsidRPr="00890CE9">
        <w:rPr>
          <w:rFonts w:asciiTheme="majorHAnsi" w:eastAsia="Times New Roman" w:hAnsiTheme="majorHAnsi" w:cstheme="majorHAnsi"/>
          <w:kern w:val="0"/>
          <w:szCs w:val="22"/>
          <w:lang w:eastAsia="en-AU" w:bidi="ar-SA"/>
        </w:rPr>
        <w:t xml:space="preserve">wo (2) methods for evaluating potential technical issues with </w:t>
      </w:r>
      <w:r w:rsidR="00ED6ABD">
        <w:rPr>
          <w:rFonts w:asciiTheme="majorHAnsi" w:eastAsia="Times New Roman" w:hAnsiTheme="majorHAnsi" w:cstheme="majorHAnsi"/>
          <w:kern w:val="0"/>
          <w:szCs w:val="22"/>
          <w:lang w:eastAsia="en-AU" w:bidi="ar-SA"/>
        </w:rPr>
        <w:t>an ICT</w:t>
      </w:r>
      <w:r w:rsidRPr="00890CE9">
        <w:rPr>
          <w:rFonts w:asciiTheme="majorHAnsi" w:eastAsia="Times New Roman" w:hAnsiTheme="majorHAnsi" w:cstheme="majorHAnsi"/>
          <w:kern w:val="0"/>
          <w:szCs w:val="22"/>
          <w:lang w:eastAsia="en-AU" w:bidi="ar-SA"/>
        </w:rPr>
        <w:t xml:space="preserve"> project.</w:t>
      </w:r>
    </w:p>
    <w:p w14:paraId="3F582D83" w14:textId="77777777" w:rsidR="00890CE9" w:rsidRDefault="00890CE9" w:rsidP="006C38FC">
      <w:pPr>
        <w:pStyle w:val="ListParagraph"/>
        <w:widowControl/>
        <w:suppressAutoHyphens w:val="0"/>
        <w:spacing w:before="0" w:line="240" w:lineRule="auto"/>
        <w:contextualSpacing w:val="0"/>
        <w:rPr>
          <w:rFonts w:asciiTheme="majorHAnsi" w:eastAsia="Times New Roman" w:hAnsiTheme="majorHAnsi" w:cstheme="majorHAnsi"/>
          <w:kern w:val="0"/>
          <w:szCs w:val="22"/>
          <w:lang w:eastAsia="en-AU" w:bidi="ar-SA"/>
        </w:rPr>
      </w:pPr>
    </w:p>
    <w:tbl>
      <w:tblPr>
        <w:tblStyle w:val="TableGrid"/>
        <w:tblW w:w="0" w:type="auto"/>
        <w:tblInd w:w="817" w:type="dxa"/>
        <w:tblLook w:val="04A0" w:firstRow="1" w:lastRow="0" w:firstColumn="1" w:lastColumn="0" w:noHBand="0" w:noVBand="1"/>
      </w:tblPr>
      <w:tblGrid>
        <w:gridCol w:w="9603"/>
      </w:tblGrid>
      <w:tr w:rsidR="00890CE9" w14:paraId="2D4DF61A" w14:textId="77777777" w:rsidTr="006C38FC">
        <w:tc>
          <w:tcPr>
            <w:tcW w:w="9603" w:type="dxa"/>
          </w:tcPr>
          <w:p w14:paraId="3DEAC838"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Method 1</w:t>
            </w:r>
          </w:p>
          <w:p w14:paraId="730FEB0D"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055F1FA7" w14:textId="51F1A243"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tc>
      </w:tr>
      <w:tr w:rsidR="00890CE9" w14:paraId="15B4BE35" w14:textId="77777777" w:rsidTr="006C38FC">
        <w:tc>
          <w:tcPr>
            <w:tcW w:w="9603" w:type="dxa"/>
          </w:tcPr>
          <w:p w14:paraId="44B94257" w14:textId="1232DDBF"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r>
              <w:rPr>
                <w:rFonts w:asciiTheme="majorHAnsi" w:eastAsia="Times New Roman" w:hAnsiTheme="majorHAnsi" w:cstheme="majorHAnsi"/>
                <w:kern w:val="0"/>
                <w:szCs w:val="22"/>
                <w:lang w:eastAsia="en-AU" w:bidi="ar-SA"/>
              </w:rPr>
              <w:t>Method 2</w:t>
            </w:r>
          </w:p>
          <w:p w14:paraId="4471AF92"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p w14:paraId="22E71246" w14:textId="77777777" w:rsidR="00890CE9" w:rsidRDefault="00890CE9" w:rsidP="00890CE9">
            <w:pPr>
              <w:pStyle w:val="ListParagraph"/>
              <w:widowControl/>
              <w:suppressAutoHyphens w:val="0"/>
              <w:spacing w:before="0" w:line="240" w:lineRule="auto"/>
              <w:ind w:left="0"/>
              <w:contextualSpacing w:val="0"/>
              <w:rPr>
                <w:rFonts w:asciiTheme="majorHAnsi" w:eastAsia="Times New Roman" w:hAnsiTheme="majorHAnsi" w:cstheme="majorHAnsi"/>
                <w:kern w:val="0"/>
                <w:szCs w:val="22"/>
                <w:lang w:eastAsia="en-AU" w:bidi="ar-SA"/>
              </w:rPr>
            </w:pPr>
          </w:p>
        </w:tc>
      </w:tr>
    </w:tbl>
    <w:p w14:paraId="34D6DCE6" w14:textId="77777777" w:rsidR="00890CE9" w:rsidRDefault="00890CE9" w:rsidP="006C38FC">
      <w:pPr>
        <w:pStyle w:val="ListParagraph"/>
        <w:widowControl/>
        <w:suppressAutoHyphens w:val="0"/>
        <w:spacing w:before="0" w:line="240" w:lineRule="auto"/>
        <w:contextualSpacing w:val="0"/>
        <w:rPr>
          <w:rFonts w:asciiTheme="majorHAnsi" w:eastAsia="Times New Roman" w:hAnsiTheme="majorHAnsi" w:cstheme="majorHAnsi"/>
          <w:kern w:val="0"/>
          <w:szCs w:val="22"/>
          <w:lang w:eastAsia="en-AU" w:bidi="ar-SA"/>
        </w:rPr>
      </w:pPr>
    </w:p>
    <w:p w14:paraId="65EDD022" w14:textId="77777777" w:rsidR="00890CE9" w:rsidRPr="006C38FC" w:rsidRDefault="00890CE9" w:rsidP="006C38FC">
      <w:pPr>
        <w:widowControl/>
        <w:suppressAutoHyphens w:val="0"/>
        <w:ind w:left="709"/>
        <w:rPr>
          <w:rFonts w:asciiTheme="majorHAnsi" w:eastAsia="Times New Roman" w:hAnsiTheme="majorHAnsi" w:cstheme="majorHAnsi"/>
          <w:kern w:val="0"/>
          <w:szCs w:val="22"/>
          <w:lang w:eastAsia="en-AU" w:bidi="ar-SA"/>
        </w:rPr>
      </w:pPr>
    </w:p>
    <w:p w14:paraId="539B0EC9" w14:textId="444AB008" w:rsidR="00890CE9" w:rsidRDefault="00890CE9" w:rsidP="006C38FC">
      <w:pPr>
        <w:pStyle w:val="ListParagraph"/>
        <w:widowControl/>
        <w:numPr>
          <w:ilvl w:val="0"/>
          <w:numId w:val="22"/>
        </w:numPr>
        <w:suppressAutoHyphens w:val="0"/>
        <w:ind w:left="709" w:hanging="425"/>
        <w:contextualSpacing w:val="0"/>
        <w:rPr>
          <w:rFonts w:asciiTheme="majorHAnsi" w:eastAsia="Times New Roman" w:hAnsiTheme="majorHAnsi" w:cstheme="majorHAnsi"/>
          <w:kern w:val="0"/>
          <w:szCs w:val="22"/>
          <w:lang w:eastAsia="en-AU" w:bidi="ar-SA"/>
        </w:rPr>
      </w:pPr>
      <w:r w:rsidRPr="00890CE9">
        <w:rPr>
          <w:rFonts w:asciiTheme="majorHAnsi" w:eastAsia="Times New Roman" w:hAnsiTheme="majorHAnsi" w:cstheme="majorHAnsi"/>
          <w:kern w:val="0"/>
          <w:szCs w:val="22"/>
          <w:lang w:eastAsia="en-AU" w:bidi="ar-SA"/>
        </w:rPr>
        <w:t>What tools and techniques may assist a development team in mapping or documenting the current (existing) business system(s) for an organisation?</w:t>
      </w:r>
      <w:r w:rsidR="00C10AAF">
        <w:rPr>
          <w:rFonts w:asciiTheme="majorHAnsi" w:eastAsia="Times New Roman" w:hAnsiTheme="majorHAnsi" w:cstheme="majorHAnsi"/>
          <w:kern w:val="0"/>
          <w:szCs w:val="22"/>
          <w:lang w:eastAsia="en-AU" w:bidi="ar-SA"/>
        </w:rPr>
        <w:t xml:space="preserve"> Identify minimum two (2)</w:t>
      </w:r>
      <w:r w:rsidR="006C38FC">
        <w:rPr>
          <w:rFonts w:asciiTheme="majorHAnsi" w:eastAsia="Times New Roman" w:hAnsiTheme="majorHAnsi" w:cstheme="majorHAnsi"/>
          <w:kern w:val="0"/>
          <w:szCs w:val="22"/>
          <w:lang w:eastAsia="en-AU" w:bidi="ar-SA"/>
        </w:rPr>
        <w:t>.</w:t>
      </w:r>
    </w:p>
    <w:tbl>
      <w:tblPr>
        <w:tblStyle w:val="TableGrid"/>
        <w:tblW w:w="0" w:type="auto"/>
        <w:tblInd w:w="817" w:type="dxa"/>
        <w:tblLook w:val="04A0" w:firstRow="1" w:lastRow="0" w:firstColumn="1" w:lastColumn="0" w:noHBand="0" w:noVBand="1"/>
      </w:tblPr>
      <w:tblGrid>
        <w:gridCol w:w="9603"/>
      </w:tblGrid>
      <w:tr w:rsidR="00890CE9" w14:paraId="427410A2" w14:textId="77777777" w:rsidTr="006C38FC">
        <w:tc>
          <w:tcPr>
            <w:tcW w:w="9603" w:type="dxa"/>
          </w:tcPr>
          <w:p w14:paraId="65567FDC"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r w:rsidR="00890CE9" w14:paraId="4962904E" w14:textId="77777777" w:rsidTr="006C38FC">
        <w:tc>
          <w:tcPr>
            <w:tcW w:w="9603" w:type="dxa"/>
          </w:tcPr>
          <w:p w14:paraId="79AEFE66"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r w:rsidR="00890CE9" w14:paraId="6C156C08" w14:textId="77777777" w:rsidTr="006C38FC">
        <w:tc>
          <w:tcPr>
            <w:tcW w:w="9603" w:type="dxa"/>
          </w:tcPr>
          <w:p w14:paraId="6546E6E9" w14:textId="77777777" w:rsidR="00890CE9" w:rsidRDefault="00890CE9" w:rsidP="00890CE9">
            <w:pPr>
              <w:pStyle w:val="ListParagraph"/>
              <w:widowControl/>
              <w:suppressAutoHyphens w:val="0"/>
              <w:ind w:left="0"/>
              <w:contextualSpacing w:val="0"/>
              <w:rPr>
                <w:rFonts w:asciiTheme="majorHAnsi" w:eastAsia="Times New Roman" w:hAnsiTheme="majorHAnsi" w:cstheme="majorHAnsi"/>
                <w:kern w:val="0"/>
                <w:szCs w:val="22"/>
                <w:lang w:eastAsia="en-AU" w:bidi="ar-SA"/>
              </w:rPr>
            </w:pPr>
          </w:p>
        </w:tc>
      </w:tr>
    </w:tbl>
    <w:p w14:paraId="42AEEEBE" w14:textId="77777777" w:rsidR="00890CE9" w:rsidRDefault="00890CE9" w:rsidP="006C38FC">
      <w:pPr>
        <w:ind w:left="709"/>
        <w:rPr>
          <w:rFonts w:asciiTheme="majorHAnsi" w:eastAsia="Times New Roman" w:hAnsiTheme="majorHAnsi" w:cstheme="majorHAnsi"/>
          <w:kern w:val="0"/>
          <w:szCs w:val="22"/>
          <w:lang w:eastAsia="en-AU" w:bidi="ar-SA"/>
        </w:rPr>
      </w:pPr>
    </w:p>
    <w:p w14:paraId="4499CC25" w14:textId="77777777" w:rsidR="006C38FC" w:rsidRPr="006C38FC" w:rsidRDefault="006C38FC" w:rsidP="006C38FC">
      <w:pPr>
        <w:ind w:left="709"/>
        <w:rPr>
          <w:rFonts w:asciiTheme="majorHAnsi" w:eastAsia="Times New Roman" w:hAnsiTheme="majorHAnsi" w:cstheme="majorHAnsi"/>
          <w:kern w:val="0"/>
          <w:szCs w:val="22"/>
          <w:lang w:eastAsia="en-AU" w:bidi="ar-SA"/>
        </w:rPr>
      </w:pPr>
    </w:p>
    <w:p w14:paraId="7E93148D" w14:textId="24AB130D" w:rsidR="00890CE9" w:rsidRPr="00890CE9" w:rsidRDefault="00890CE9" w:rsidP="006C38FC">
      <w:pPr>
        <w:pStyle w:val="ListParagraph"/>
        <w:widowControl/>
        <w:suppressAutoHyphens w:val="0"/>
        <w:ind w:left="709" w:hanging="425"/>
        <w:contextualSpacing w:val="0"/>
        <w:rPr>
          <w:rFonts w:asciiTheme="majorHAnsi" w:eastAsia="Times New Roman" w:hAnsiTheme="majorHAnsi" w:cstheme="majorHAnsi"/>
          <w:kern w:val="0"/>
          <w:szCs w:val="22"/>
          <w:lang w:eastAsia="en-AU" w:bidi="ar-SA"/>
        </w:rPr>
      </w:pPr>
      <w:r w:rsidRPr="00890CE9">
        <w:rPr>
          <w:rFonts w:asciiTheme="majorHAnsi" w:eastAsia="Times New Roman" w:hAnsiTheme="majorHAnsi" w:cstheme="majorHAnsi"/>
          <w:kern w:val="0"/>
          <w:szCs w:val="22"/>
          <w:lang w:eastAsia="en-AU" w:bidi="ar-SA"/>
        </w:rPr>
        <w:t>5.</w:t>
      </w:r>
      <w:r w:rsidRPr="00890CE9">
        <w:rPr>
          <w:rFonts w:asciiTheme="majorHAnsi" w:eastAsia="Times New Roman" w:hAnsiTheme="majorHAnsi" w:cstheme="majorHAnsi"/>
          <w:kern w:val="0"/>
          <w:szCs w:val="22"/>
          <w:lang w:eastAsia="en-AU" w:bidi="ar-SA"/>
        </w:rPr>
        <w:tab/>
      </w:r>
      <w:r w:rsidRPr="00890CE9">
        <w:rPr>
          <w:rFonts w:asciiTheme="majorHAnsi" w:hAnsiTheme="majorHAnsi" w:cstheme="majorHAnsi"/>
          <w:szCs w:val="22"/>
        </w:rPr>
        <w:t xml:space="preserve">List 4 current or emerging technologies might </w:t>
      </w:r>
      <w:r w:rsidR="00C10AAF">
        <w:rPr>
          <w:rFonts w:asciiTheme="majorHAnsi" w:hAnsiTheme="majorHAnsi" w:cstheme="majorHAnsi"/>
          <w:szCs w:val="22"/>
        </w:rPr>
        <w:t xml:space="preserve">be applicable to </w:t>
      </w:r>
      <w:r w:rsidR="006C38FC">
        <w:rPr>
          <w:rFonts w:asciiTheme="majorHAnsi" w:hAnsiTheme="majorHAnsi" w:cstheme="majorHAnsi"/>
          <w:szCs w:val="22"/>
        </w:rPr>
        <w:t>your client from you</w:t>
      </w:r>
      <w:r w:rsidR="009C6455">
        <w:rPr>
          <w:rFonts w:asciiTheme="majorHAnsi" w:hAnsiTheme="majorHAnsi" w:cstheme="majorHAnsi"/>
          <w:szCs w:val="22"/>
        </w:rPr>
        <w:t>r</w:t>
      </w:r>
      <w:r w:rsidR="006C38FC">
        <w:rPr>
          <w:rFonts w:asciiTheme="majorHAnsi" w:hAnsiTheme="majorHAnsi" w:cstheme="majorHAnsi"/>
          <w:szCs w:val="22"/>
        </w:rPr>
        <w:t xml:space="preserve"> database design unit (ICTDBS506).</w:t>
      </w:r>
    </w:p>
    <w:tbl>
      <w:tblPr>
        <w:tblStyle w:val="TableGrid"/>
        <w:tblW w:w="0" w:type="auto"/>
        <w:tblInd w:w="817" w:type="dxa"/>
        <w:tblLook w:val="04A0" w:firstRow="1" w:lastRow="0" w:firstColumn="1" w:lastColumn="0" w:noHBand="0" w:noVBand="1"/>
      </w:tblPr>
      <w:tblGrid>
        <w:gridCol w:w="9603"/>
      </w:tblGrid>
      <w:tr w:rsidR="006C38FC" w:rsidRPr="006C38FC" w14:paraId="09875F10" w14:textId="77777777" w:rsidTr="006C38FC">
        <w:tc>
          <w:tcPr>
            <w:tcW w:w="9603" w:type="dxa"/>
          </w:tcPr>
          <w:p w14:paraId="68546A85" w14:textId="3C2FABDC" w:rsidR="00890CE9" w:rsidRPr="006C38FC" w:rsidRDefault="00890CE9" w:rsidP="002C2945">
            <w:pPr>
              <w:ind w:right="423"/>
              <w:rPr>
                <w:rFonts w:eastAsia="Times New Roman" w:cs="Arial"/>
                <w:i/>
                <w:kern w:val="0"/>
                <w:szCs w:val="22"/>
                <w:lang w:eastAsia="en-US" w:bidi="ar-SA"/>
              </w:rPr>
            </w:pPr>
          </w:p>
        </w:tc>
      </w:tr>
      <w:tr w:rsidR="006C38FC" w:rsidRPr="006C38FC" w14:paraId="7D62B5C6" w14:textId="77777777" w:rsidTr="006C38FC">
        <w:tc>
          <w:tcPr>
            <w:tcW w:w="9603" w:type="dxa"/>
          </w:tcPr>
          <w:p w14:paraId="2956AE1F" w14:textId="77777777" w:rsidR="00890CE9" w:rsidRPr="006C38FC" w:rsidRDefault="00890CE9" w:rsidP="002C2945">
            <w:pPr>
              <w:ind w:right="423"/>
              <w:rPr>
                <w:rFonts w:eastAsia="Times New Roman" w:cs="Arial"/>
                <w:i/>
                <w:kern w:val="0"/>
                <w:szCs w:val="22"/>
                <w:lang w:eastAsia="en-US" w:bidi="ar-SA"/>
              </w:rPr>
            </w:pPr>
          </w:p>
        </w:tc>
      </w:tr>
      <w:tr w:rsidR="006C38FC" w:rsidRPr="006C38FC" w14:paraId="28E8A961" w14:textId="77777777" w:rsidTr="006C38FC">
        <w:tc>
          <w:tcPr>
            <w:tcW w:w="9603" w:type="dxa"/>
          </w:tcPr>
          <w:p w14:paraId="4EE456F4" w14:textId="77777777" w:rsidR="00890CE9" w:rsidRPr="006C38FC" w:rsidRDefault="00890CE9" w:rsidP="002C2945">
            <w:pPr>
              <w:ind w:right="423"/>
              <w:rPr>
                <w:rFonts w:eastAsia="Times New Roman" w:cs="Arial"/>
                <w:i/>
                <w:kern w:val="0"/>
                <w:szCs w:val="22"/>
                <w:lang w:eastAsia="en-US" w:bidi="ar-SA"/>
              </w:rPr>
            </w:pPr>
          </w:p>
        </w:tc>
      </w:tr>
      <w:tr w:rsidR="006C38FC" w:rsidRPr="006C38FC" w14:paraId="7EF59B22" w14:textId="77777777" w:rsidTr="006C38FC">
        <w:tc>
          <w:tcPr>
            <w:tcW w:w="9603" w:type="dxa"/>
          </w:tcPr>
          <w:p w14:paraId="00B6C6CF" w14:textId="77777777" w:rsidR="00890CE9" w:rsidRPr="006C38FC" w:rsidRDefault="00890CE9" w:rsidP="002C2945">
            <w:pPr>
              <w:ind w:right="423"/>
              <w:rPr>
                <w:rFonts w:eastAsia="Times New Roman" w:cs="Arial"/>
                <w:i/>
                <w:kern w:val="0"/>
                <w:szCs w:val="22"/>
                <w:lang w:eastAsia="en-US" w:bidi="ar-SA"/>
              </w:rPr>
            </w:pPr>
          </w:p>
        </w:tc>
      </w:tr>
    </w:tbl>
    <w:p w14:paraId="518AD2F7" w14:textId="794EE201" w:rsidR="00D02F5C" w:rsidRPr="006C38FC" w:rsidRDefault="00D02F5C" w:rsidP="002C2945">
      <w:pPr>
        <w:ind w:right="423"/>
        <w:rPr>
          <w:rFonts w:eastAsia="Times New Roman" w:cs="Arial"/>
          <w:i/>
          <w:kern w:val="0"/>
          <w:szCs w:val="22"/>
          <w:lang w:eastAsia="en-US" w:bidi="ar-SA"/>
        </w:rPr>
      </w:pPr>
    </w:p>
    <w:sectPr w:rsidR="00D02F5C" w:rsidRPr="006C38FC" w:rsidSect="002B7303">
      <w:headerReference w:type="default" r:id="rId13"/>
      <w:footerReference w:type="default" r:id="rId14"/>
      <w:headerReference w:type="first" r:id="rId15"/>
      <w:footerReference w:type="first" r:id="rId16"/>
      <w:type w:val="continuous"/>
      <w:pgSz w:w="11906" w:h="16838"/>
      <w:pgMar w:top="851" w:right="851" w:bottom="851" w:left="851" w:header="431"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A352FB" w14:textId="77777777" w:rsidR="009F20DC" w:rsidRDefault="009F20DC" w:rsidP="007026C1">
      <w:r>
        <w:separator/>
      </w:r>
    </w:p>
  </w:endnote>
  <w:endnote w:type="continuationSeparator" w:id="0">
    <w:p w14:paraId="221856CF" w14:textId="77777777" w:rsidR="009F20DC" w:rsidRDefault="009F20DC"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AF" w14:textId="0B7596A3" w:rsidR="008E39ED" w:rsidRPr="00D926CA" w:rsidRDefault="000A69AE"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sidR="00D02F5C">
      <w:rPr>
        <w:rFonts w:asciiTheme="majorHAnsi" w:hAnsiTheme="majorHAnsi" w:cstheme="majorHAnsi"/>
        <w:szCs w:val="16"/>
      </w:rPr>
      <w:t xml:space="preserve"> v1.5</w:t>
    </w:r>
    <w:r>
      <w:rPr>
        <w:rFonts w:asciiTheme="majorHAnsi" w:hAnsiTheme="majorHAnsi" w:cstheme="majorHAnsi"/>
        <w:szCs w:val="16"/>
      </w:rPr>
      <w:t xml:space="preserve"> (</w:t>
    </w:r>
    <w:r w:rsidR="00D02F5C">
      <w:rPr>
        <w:rFonts w:asciiTheme="majorHAnsi" w:hAnsiTheme="majorHAnsi" w:cstheme="majorHAnsi"/>
        <w:szCs w:val="16"/>
      </w:rPr>
      <w:t>04/11</w:t>
    </w:r>
    <w:r>
      <w:rPr>
        <w:rFonts w:asciiTheme="majorHAnsi" w:hAnsiTheme="majorHAnsi" w:cstheme="majorHAnsi"/>
        <w:szCs w:val="16"/>
      </w:rPr>
      <w:t>/2020)</w:t>
    </w:r>
    <w:r w:rsidR="00D926CA">
      <w:rPr>
        <w:rFonts w:asciiTheme="majorHAnsi" w:hAnsiTheme="majorHAnsi" w:cstheme="majorHAnsi"/>
        <w:szCs w:val="16"/>
      </w:rPr>
      <w:tab/>
    </w:r>
    <w:r w:rsidR="00D926CA" w:rsidRPr="009717D6">
      <w:rPr>
        <w:rFonts w:asciiTheme="majorHAnsi" w:hAnsiTheme="majorHAnsi" w:cstheme="majorHAnsi"/>
        <w:szCs w:val="16"/>
      </w:rPr>
      <w:t xml:space="preserve">Page </w:t>
    </w:r>
    <w:r w:rsidR="00D926CA" w:rsidRPr="009717D6">
      <w:rPr>
        <w:rFonts w:asciiTheme="majorHAnsi" w:hAnsiTheme="majorHAnsi" w:cstheme="majorHAnsi"/>
        <w:szCs w:val="16"/>
      </w:rPr>
      <w:fldChar w:fldCharType="begin"/>
    </w:r>
    <w:r w:rsidR="00D926CA" w:rsidRPr="009717D6">
      <w:rPr>
        <w:rFonts w:asciiTheme="majorHAnsi" w:hAnsiTheme="majorHAnsi" w:cstheme="majorHAnsi"/>
        <w:szCs w:val="16"/>
      </w:rPr>
      <w:instrText xml:space="preserve"> PAGE  \* Arabic  \* MERGEFORMAT </w:instrText>
    </w:r>
    <w:r w:rsidR="00D926CA" w:rsidRPr="009717D6">
      <w:rPr>
        <w:rFonts w:asciiTheme="majorHAnsi" w:hAnsiTheme="majorHAnsi" w:cstheme="majorHAnsi"/>
        <w:szCs w:val="16"/>
      </w:rPr>
      <w:fldChar w:fldCharType="separate"/>
    </w:r>
    <w:r w:rsidR="00EA1EF5">
      <w:rPr>
        <w:rFonts w:asciiTheme="majorHAnsi" w:hAnsiTheme="majorHAnsi" w:cstheme="majorHAnsi"/>
        <w:noProof/>
        <w:szCs w:val="16"/>
      </w:rPr>
      <w:t>6</w:t>
    </w:r>
    <w:r w:rsidR="00D926CA" w:rsidRPr="009717D6">
      <w:rPr>
        <w:rFonts w:asciiTheme="majorHAnsi" w:hAnsiTheme="majorHAnsi" w:cstheme="majorHAnsi"/>
        <w:szCs w:val="16"/>
      </w:rPr>
      <w:fldChar w:fldCharType="end"/>
    </w:r>
    <w:r w:rsidR="00D926CA" w:rsidRPr="009717D6">
      <w:rPr>
        <w:rFonts w:asciiTheme="majorHAnsi" w:hAnsiTheme="majorHAnsi" w:cstheme="majorHAnsi"/>
        <w:szCs w:val="16"/>
      </w:rPr>
      <w:t xml:space="preserve"> of </w:t>
    </w:r>
    <w:r w:rsidR="00D926CA" w:rsidRPr="009717D6">
      <w:rPr>
        <w:rFonts w:asciiTheme="majorHAnsi" w:hAnsiTheme="majorHAnsi" w:cstheme="majorHAnsi"/>
        <w:szCs w:val="16"/>
      </w:rPr>
      <w:fldChar w:fldCharType="begin"/>
    </w:r>
    <w:r w:rsidR="00D926CA" w:rsidRPr="009717D6">
      <w:rPr>
        <w:rFonts w:asciiTheme="majorHAnsi" w:hAnsiTheme="majorHAnsi" w:cstheme="majorHAnsi"/>
        <w:szCs w:val="16"/>
      </w:rPr>
      <w:instrText xml:space="preserve"> NUMPAGES  \* Arabic  \* MERGEFORMAT </w:instrText>
    </w:r>
    <w:r w:rsidR="00D926CA" w:rsidRPr="009717D6">
      <w:rPr>
        <w:rFonts w:asciiTheme="majorHAnsi" w:hAnsiTheme="majorHAnsi" w:cstheme="majorHAnsi"/>
        <w:szCs w:val="16"/>
      </w:rPr>
      <w:fldChar w:fldCharType="separate"/>
    </w:r>
    <w:r w:rsidR="00EA1EF5">
      <w:rPr>
        <w:rFonts w:asciiTheme="majorHAnsi" w:hAnsiTheme="majorHAnsi" w:cstheme="majorHAnsi"/>
        <w:noProof/>
        <w:szCs w:val="16"/>
      </w:rPr>
      <w:t>6</w:t>
    </w:r>
    <w:r w:rsidR="00D926CA"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BA" w14:textId="607EA288" w:rsidR="008E39ED" w:rsidRPr="00561F42" w:rsidRDefault="00561F42"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sidR="00AC3D72">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sidR="00D926CA">
      <w:rPr>
        <w:rFonts w:asciiTheme="majorHAnsi" w:hAnsiTheme="majorHAnsi" w:cstheme="majorHAnsi"/>
        <w:szCs w:val="16"/>
      </w:rPr>
      <w:t xml:space="preserve"> v</w:t>
    </w:r>
    <w:r w:rsidR="00D02F5C">
      <w:rPr>
        <w:rFonts w:asciiTheme="majorHAnsi" w:hAnsiTheme="majorHAnsi" w:cstheme="majorHAnsi"/>
        <w:szCs w:val="16"/>
      </w:rPr>
      <w:t>1.5</w:t>
    </w:r>
    <w:r w:rsidR="000A69AE">
      <w:rPr>
        <w:rFonts w:asciiTheme="majorHAnsi" w:hAnsiTheme="majorHAnsi" w:cstheme="majorHAnsi"/>
        <w:szCs w:val="16"/>
      </w:rPr>
      <w:t xml:space="preserve"> (</w:t>
    </w:r>
    <w:r w:rsidR="00D02F5C">
      <w:rPr>
        <w:rFonts w:asciiTheme="majorHAnsi" w:hAnsiTheme="majorHAnsi" w:cstheme="majorHAnsi"/>
        <w:szCs w:val="16"/>
      </w:rPr>
      <w:t>04/11</w:t>
    </w:r>
    <w:r w:rsidR="000A69AE">
      <w:rPr>
        <w:rFonts w:asciiTheme="majorHAnsi" w:hAnsiTheme="majorHAnsi" w:cstheme="majorHAnsi"/>
        <w:szCs w:val="16"/>
      </w:rPr>
      <w:t>/2020)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EA1EF5">
      <w:rPr>
        <w:rFonts w:asciiTheme="majorHAnsi" w:hAnsiTheme="majorHAnsi" w:cstheme="majorHAnsi"/>
        <w:noProof/>
        <w:szCs w:val="16"/>
      </w:rPr>
      <w:t>1</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EA1EF5">
      <w:rPr>
        <w:rFonts w:asciiTheme="majorHAnsi" w:hAnsiTheme="majorHAnsi" w:cstheme="majorHAnsi"/>
        <w:noProof/>
        <w:szCs w:val="16"/>
      </w:rPr>
      <w:t>6</w:t>
    </w:r>
    <w:r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2DFEBE" w14:textId="77777777" w:rsidR="009F20DC" w:rsidRDefault="009F20DC" w:rsidP="007026C1">
      <w:r>
        <w:separator/>
      </w:r>
    </w:p>
  </w:footnote>
  <w:footnote w:type="continuationSeparator" w:id="0">
    <w:p w14:paraId="500D5BCD" w14:textId="77777777" w:rsidR="009F20DC" w:rsidRDefault="009F20DC"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8F5407" w14:textId="0B375218" w:rsidR="00561F42" w:rsidRPr="00561F42" w:rsidRDefault="00561F42">
    <w:pPr>
      <w:pStyle w:val="Header"/>
      <w:rPr>
        <w:sz w:val="12"/>
      </w:rPr>
    </w:pPr>
    <w:r w:rsidRPr="00561F42">
      <w:rPr>
        <w:rFonts w:eastAsia="Times New Roman" w:cs="Arial"/>
        <w:bCs/>
        <w:color w:val="1F497D"/>
        <w:kern w:val="32"/>
        <w:szCs w:val="28"/>
        <w:lang w:eastAsia="en-AU" w:bidi="ar-SA"/>
      </w:rPr>
      <w:fldChar w:fldCharType="begin"/>
    </w:r>
    <w:r w:rsidRPr="00561F42">
      <w:rPr>
        <w:rFonts w:eastAsia="Times New Roman" w:cs="Arial"/>
        <w:bCs/>
        <w:color w:val="1F497D"/>
        <w:kern w:val="32"/>
        <w:szCs w:val="28"/>
        <w:lang w:eastAsia="en-AU" w:bidi="ar-SA"/>
      </w:rPr>
      <w:instrText xml:space="preserve"> FILENAME   \* MERGEFORMAT </w:instrText>
    </w:r>
    <w:r w:rsidRPr="00561F42">
      <w:rPr>
        <w:rFonts w:eastAsia="Times New Roman" w:cs="Arial"/>
        <w:bCs/>
        <w:color w:val="1F497D"/>
        <w:kern w:val="32"/>
        <w:szCs w:val="28"/>
        <w:lang w:eastAsia="en-AU" w:bidi="ar-SA"/>
      </w:rPr>
      <w:fldChar w:fldCharType="separate"/>
    </w:r>
    <w:r w:rsidR="00C10AAF">
      <w:rPr>
        <w:rFonts w:eastAsia="Times New Roman" w:cs="Arial"/>
        <w:bCs/>
        <w:noProof/>
        <w:color w:val="1F497D"/>
        <w:kern w:val="32"/>
        <w:szCs w:val="28"/>
        <w:lang w:eastAsia="en-AU" w:bidi="ar-SA"/>
      </w:rPr>
      <w:t>ICTICT517_AT1_W_TQM_V1</w:t>
    </w:r>
    <w:r w:rsidRPr="00561F42">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34" w:type="dxa"/>
      <w:tblLook w:val="04A0" w:firstRow="1" w:lastRow="0" w:firstColumn="1" w:lastColumn="0" w:noHBand="0" w:noVBand="1"/>
    </w:tblPr>
    <w:tblGrid>
      <w:gridCol w:w="7900"/>
      <w:gridCol w:w="2520"/>
    </w:tblGrid>
    <w:tr w:rsidR="00997615" w:rsidRPr="007026C1" w14:paraId="6123A8B1" w14:textId="77777777" w:rsidTr="14990C9E">
      <w:trPr>
        <w:trHeight w:val="137"/>
      </w:trPr>
      <w:tc>
        <w:tcPr>
          <w:tcW w:w="5000" w:type="pct"/>
          <w:gridSpan w:val="2"/>
          <w:shd w:val="clear" w:color="auto" w:fill="C4262E"/>
          <w:vAlign w:val="bottom"/>
        </w:tcPr>
        <w:p w14:paraId="6123A8B0" w14:textId="4F96B527" w:rsidR="00997615" w:rsidRPr="007026C1" w:rsidRDefault="00F94E8B" w:rsidP="0080463A">
          <w:pPr>
            <w:pStyle w:val="Redbanner"/>
          </w:pPr>
          <w:r>
            <w:t xml:space="preserve">  </w:t>
          </w:r>
        </w:p>
      </w:tc>
    </w:tr>
    <w:tr w:rsidR="00997615" w:rsidRPr="007026C1" w14:paraId="6123A8B5" w14:textId="77777777" w:rsidTr="14990C9E">
      <w:tc>
        <w:tcPr>
          <w:tcW w:w="3791" w:type="pct"/>
          <w:shd w:val="clear" w:color="auto" w:fill="auto"/>
          <w:vAlign w:val="center"/>
        </w:tcPr>
        <w:p w14:paraId="25AA26C4" w14:textId="022C2F55" w:rsidR="00997615" w:rsidRDefault="00997615" w:rsidP="0080463A">
          <w:pPr>
            <w:keepNext/>
            <w:widowControl/>
            <w:suppressAutoHyphens w:val="0"/>
            <w:spacing w:before="0" w:after="0" w:line="240" w:lineRule="auto"/>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Assessment Task</w:t>
          </w:r>
          <w:r w:rsidR="0080463A">
            <w:rPr>
              <w:rFonts w:eastAsia="Times New Roman" w:cs="Arial"/>
              <w:b/>
              <w:bCs/>
              <w:color w:val="000000"/>
              <w:kern w:val="32"/>
              <w:sz w:val="50"/>
              <w:szCs w:val="32"/>
              <w:lang w:eastAsia="en-AU" w:bidi="ar-SA"/>
            </w:rPr>
            <w:br/>
          </w:r>
          <w:r w:rsidRPr="007026C1">
            <w:rPr>
              <w:rFonts w:eastAsia="Times New Roman" w:cs="Arial"/>
              <w:b/>
              <w:bCs/>
              <w:color w:val="000000"/>
              <w:kern w:val="32"/>
              <w:sz w:val="50"/>
              <w:szCs w:val="32"/>
              <w:lang w:eastAsia="en-AU" w:bidi="ar-SA"/>
            </w:rPr>
            <w:t>Written</w:t>
          </w:r>
          <w:r w:rsidR="005E6DC7">
            <w:rPr>
              <w:rFonts w:eastAsia="Times New Roman" w:cs="Arial"/>
              <w:b/>
              <w:bCs/>
              <w:color w:val="000000"/>
              <w:kern w:val="32"/>
              <w:sz w:val="50"/>
              <w:szCs w:val="32"/>
              <w:lang w:eastAsia="en-AU" w:bidi="ar-SA"/>
            </w:rPr>
            <w:t xml:space="preserve"> </w:t>
          </w:r>
        </w:p>
        <w:p w14:paraId="6123A8B3" w14:textId="162325B1" w:rsidR="00561F42" w:rsidRPr="0080463A" w:rsidRDefault="00561F42" w:rsidP="0080463A">
          <w:pPr>
            <w:keepNext/>
            <w:widowControl/>
            <w:suppressAutoHyphens w:val="0"/>
            <w:spacing w:before="0" w:after="0" w:line="240" w:lineRule="auto"/>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C10AAF">
            <w:rPr>
              <w:rFonts w:eastAsia="Times New Roman" w:cs="Arial"/>
              <w:bCs/>
              <w:noProof/>
              <w:color w:val="1F497D"/>
              <w:kern w:val="32"/>
              <w:sz w:val="20"/>
              <w:szCs w:val="28"/>
              <w:lang w:eastAsia="en-AU" w:bidi="ar-SA"/>
            </w:rPr>
            <w:t>ICTICT517_AT1_W_TQM_V1</w:t>
          </w:r>
          <w:r w:rsidRPr="009E2492">
            <w:rPr>
              <w:rFonts w:eastAsia="Times New Roman" w:cs="Arial"/>
              <w:bCs/>
              <w:color w:val="1F497D"/>
              <w:kern w:val="32"/>
              <w:sz w:val="20"/>
              <w:szCs w:val="28"/>
              <w:lang w:eastAsia="en-AU" w:bidi="ar-SA"/>
            </w:rPr>
            <w:fldChar w:fldCharType="end"/>
          </w:r>
        </w:p>
      </w:tc>
      <w:tc>
        <w:tcPr>
          <w:tcW w:w="1209" w:type="pct"/>
          <w:shd w:val="clear" w:color="auto" w:fill="auto"/>
          <w:vAlign w:val="center"/>
        </w:tcPr>
        <w:p w14:paraId="6123A8B4" w14:textId="4A7295D5" w:rsidR="00E55090" w:rsidRPr="007026C1" w:rsidRDefault="14990C9E" w:rsidP="0080463A">
          <w:pPr>
            <w:jc w:val="center"/>
            <w:rPr>
              <w:color w:val="595959"/>
              <w:sz w:val="20"/>
            </w:rPr>
          </w:pPr>
          <w:r>
            <w:rPr>
              <w:noProof/>
              <w:lang w:eastAsia="en-AU" w:bidi="ar-SA"/>
            </w:rPr>
            <w:drawing>
              <wp:inline distT="0" distB="0" distL="0" distR="0" wp14:anchorId="28EAF3DB" wp14:editId="4A72A642">
                <wp:extent cx="1078230" cy="1078230"/>
                <wp:effectExtent l="0" t="0" r="7620" b="7620"/>
                <wp:docPr id="2" name="Picture 2" descr="TAFE QLD 2014_master_RG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078230" cy="1078230"/>
                        </a:xfrm>
                        <a:prstGeom prst="rect">
                          <a:avLst/>
                        </a:prstGeom>
                      </pic:spPr>
                    </pic:pic>
                  </a:graphicData>
                </a:graphic>
              </wp:inline>
            </w:drawing>
          </w:r>
        </w:p>
      </w:tc>
    </w:tr>
    <w:tr w:rsidR="00AF71A0" w:rsidRPr="007026C1" w14:paraId="6123A8B7" w14:textId="77777777" w:rsidTr="14990C9E">
      <w:trPr>
        <w:trHeight w:val="137"/>
      </w:trPr>
      <w:tc>
        <w:tcPr>
          <w:tcW w:w="5000" w:type="pct"/>
          <w:gridSpan w:val="2"/>
          <w:shd w:val="clear" w:color="auto" w:fill="C4262E"/>
          <w:vAlign w:val="bottom"/>
        </w:tcPr>
        <w:p w14:paraId="6123A8B6" w14:textId="77777777" w:rsidR="00AF71A0" w:rsidRPr="007026C1" w:rsidRDefault="00AF71A0" w:rsidP="0080463A">
          <w:pPr>
            <w:pStyle w:val="Redbanner"/>
          </w:pPr>
        </w:p>
      </w:tc>
    </w:tr>
  </w:tbl>
  <w:p w14:paraId="6123A8B8" w14:textId="77777777" w:rsidR="00997615" w:rsidRPr="0080463A" w:rsidRDefault="00997615" w:rsidP="0080463A">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2"/>
    <w:multiLevelType w:val="singleLevel"/>
    <w:tmpl w:val="37201A3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07573FDD"/>
    <w:multiLevelType w:val="hybridMultilevel"/>
    <w:tmpl w:val="3E8AC176"/>
    <w:lvl w:ilvl="0" w:tplc="DC901EA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7FB5A13"/>
    <w:multiLevelType w:val="hybridMultilevel"/>
    <w:tmpl w:val="2B8A9F5E"/>
    <w:lvl w:ilvl="0" w:tplc="7F12780E">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5E6252"/>
    <w:multiLevelType w:val="hybridMultilevel"/>
    <w:tmpl w:val="73A04D76"/>
    <w:lvl w:ilvl="0" w:tplc="0C090017">
      <w:start w:val="1"/>
      <w:numFmt w:val="lowerLetter"/>
      <w:lvlText w:val="%1)"/>
      <w:lvlJc w:val="left"/>
      <w:pPr>
        <w:ind w:left="1353" w:hanging="360"/>
      </w:p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4" w15:restartNumberingAfterBreak="0">
    <w:nsid w:val="0EA73F42"/>
    <w:multiLevelType w:val="hybridMultilevel"/>
    <w:tmpl w:val="EE944E74"/>
    <w:lvl w:ilvl="0" w:tplc="2B965F5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8D2D37"/>
    <w:multiLevelType w:val="hybridMultilevel"/>
    <w:tmpl w:val="0CA6B04E"/>
    <w:lvl w:ilvl="0" w:tplc="6F48ABD2">
      <w:start w:val="1"/>
      <w:numFmt w:val="decimal"/>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320C2D"/>
    <w:multiLevelType w:val="hybridMultilevel"/>
    <w:tmpl w:val="B5620356"/>
    <w:lvl w:ilvl="0" w:tplc="9ED60E98">
      <w:start w:val="1"/>
      <w:numFmt w:val="bullet"/>
      <w:pStyle w:val="Tablebullet-sub3"/>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7" w15:restartNumberingAfterBreak="0">
    <w:nsid w:val="26512605"/>
    <w:multiLevelType w:val="hybridMultilevel"/>
    <w:tmpl w:val="19427C52"/>
    <w:lvl w:ilvl="0" w:tplc="CBEEF65C">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3D184F"/>
    <w:multiLevelType w:val="hybridMultilevel"/>
    <w:tmpl w:val="93FA7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8E61557"/>
    <w:multiLevelType w:val="hybridMultilevel"/>
    <w:tmpl w:val="D97E4AD8"/>
    <w:lvl w:ilvl="0" w:tplc="A45E4E58">
      <w:start w:val="1"/>
      <w:numFmt w:val="decimal"/>
      <w:lvlText w:val="%1."/>
      <w:lvlJc w:val="left"/>
      <w:pPr>
        <w:ind w:left="644" w:hanging="360"/>
      </w:pPr>
      <w:rPr>
        <w:rFonts w:hint="default"/>
      </w:rPr>
    </w:lvl>
    <w:lvl w:ilvl="1" w:tplc="0C090019" w:tentative="1">
      <w:start w:val="1"/>
      <w:numFmt w:val="lowerLetter"/>
      <w:lvlText w:val="%2."/>
      <w:lvlJc w:val="left"/>
      <w:pPr>
        <w:ind w:left="1364" w:hanging="360"/>
      </w:pPr>
    </w:lvl>
    <w:lvl w:ilvl="2" w:tplc="0C09001B" w:tentative="1">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2" w15:restartNumberingAfterBreak="0">
    <w:nsid w:val="513D4C09"/>
    <w:multiLevelType w:val="hybridMultilevel"/>
    <w:tmpl w:val="74148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67C24F4"/>
    <w:multiLevelType w:val="hybridMultilevel"/>
    <w:tmpl w:val="8AE4C988"/>
    <w:lvl w:ilvl="0" w:tplc="DEBA4606">
      <w:start w:val="1"/>
      <w:numFmt w:val="bullet"/>
      <w:pStyle w:val="Tablebullet-sub"/>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FC306A4"/>
    <w:multiLevelType w:val="hybridMultilevel"/>
    <w:tmpl w:val="D9FE6CAA"/>
    <w:lvl w:ilvl="0" w:tplc="8154EBE8">
      <w:start w:val="1"/>
      <w:numFmt w:val="bullet"/>
      <w:pStyle w:val="Tablebullet-sub2"/>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5" w15:restartNumberingAfterBreak="0">
    <w:nsid w:val="64F55298"/>
    <w:multiLevelType w:val="hybridMultilevel"/>
    <w:tmpl w:val="8FA29C0C"/>
    <w:lvl w:ilvl="0" w:tplc="2AE4E58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A231170"/>
    <w:multiLevelType w:val="hybridMultilevel"/>
    <w:tmpl w:val="E4923406"/>
    <w:lvl w:ilvl="0" w:tplc="9FF2A4BA">
      <w:start w:val="8"/>
      <w:numFmt w:val="bullet"/>
      <w:lvlText w:val="-"/>
      <w:lvlJc w:val="left"/>
      <w:pPr>
        <w:ind w:left="720" w:hanging="360"/>
      </w:pPr>
      <w:rPr>
        <w:rFonts w:ascii="Arial" w:eastAsia="MS Mincho"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E9C17EB"/>
    <w:multiLevelType w:val="hybridMultilevel"/>
    <w:tmpl w:val="AA24985E"/>
    <w:lvl w:ilvl="0" w:tplc="EACE89BE">
      <w:start w:val="4"/>
      <w:numFmt w:val="decimal"/>
      <w:lvlText w:val="%1."/>
      <w:lvlJc w:val="left"/>
      <w:pPr>
        <w:ind w:left="1004" w:hanging="360"/>
      </w:pPr>
      <w:rPr>
        <w:rFonts w:hint="default"/>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18" w15:restartNumberingAfterBreak="0">
    <w:nsid w:val="70B353B0"/>
    <w:multiLevelType w:val="hybridMultilevel"/>
    <w:tmpl w:val="D9C86596"/>
    <w:lvl w:ilvl="0" w:tplc="8C9824B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51F70A8"/>
    <w:multiLevelType w:val="hybridMultilevel"/>
    <w:tmpl w:val="37146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8B3426D"/>
    <w:multiLevelType w:val="hybridMultilevel"/>
    <w:tmpl w:val="6A0EF7A6"/>
    <w:lvl w:ilvl="0" w:tplc="65BC3602">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A4B4F53"/>
    <w:multiLevelType w:val="hybridMultilevel"/>
    <w:tmpl w:val="BA806CCE"/>
    <w:lvl w:ilvl="0" w:tplc="3E48CD26">
      <w:start w:val="3"/>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7C201FD1"/>
    <w:multiLevelType w:val="hybridMultilevel"/>
    <w:tmpl w:val="F32A4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24"/>
  </w:num>
  <w:num w:numId="3">
    <w:abstractNumId w:val="23"/>
  </w:num>
  <w:num w:numId="4">
    <w:abstractNumId w:val="9"/>
  </w:num>
  <w:num w:numId="5">
    <w:abstractNumId w:val="7"/>
  </w:num>
  <w:num w:numId="6">
    <w:abstractNumId w:val="13"/>
  </w:num>
  <w:num w:numId="7">
    <w:abstractNumId w:val="18"/>
  </w:num>
  <w:num w:numId="8">
    <w:abstractNumId w:val="4"/>
  </w:num>
  <w:num w:numId="9">
    <w:abstractNumId w:val="2"/>
  </w:num>
  <w:num w:numId="10">
    <w:abstractNumId w:val="20"/>
  </w:num>
  <w:num w:numId="11">
    <w:abstractNumId w:val="0"/>
  </w:num>
  <w:num w:numId="12">
    <w:abstractNumId w:val="10"/>
  </w:num>
  <w:num w:numId="13">
    <w:abstractNumId w:val="8"/>
  </w:num>
  <w:num w:numId="14">
    <w:abstractNumId w:val="14"/>
  </w:num>
  <w:num w:numId="15">
    <w:abstractNumId w:val="6"/>
  </w:num>
  <w:num w:numId="16">
    <w:abstractNumId w:val="5"/>
  </w:num>
  <w:num w:numId="17">
    <w:abstractNumId w:val="22"/>
  </w:num>
  <w:num w:numId="18">
    <w:abstractNumId w:val="19"/>
  </w:num>
  <w:num w:numId="19">
    <w:abstractNumId w:val="3"/>
  </w:num>
  <w:num w:numId="20">
    <w:abstractNumId w:val="11"/>
  </w:num>
  <w:num w:numId="21">
    <w:abstractNumId w:val="21"/>
  </w:num>
  <w:num w:numId="22">
    <w:abstractNumId w:val="17"/>
  </w:num>
  <w:num w:numId="23">
    <w:abstractNumId w:val="16"/>
  </w:num>
  <w:num w:numId="24">
    <w:abstractNumId w:val="1"/>
  </w:num>
  <w:num w:numId="25">
    <w:abstractNumId w:val="15"/>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72B2"/>
    <w:rsid w:val="00010BC2"/>
    <w:rsid w:val="00012633"/>
    <w:rsid w:val="00013D0D"/>
    <w:rsid w:val="00017F07"/>
    <w:rsid w:val="00021431"/>
    <w:rsid w:val="00021B66"/>
    <w:rsid w:val="00026819"/>
    <w:rsid w:val="00030BCD"/>
    <w:rsid w:val="000364D0"/>
    <w:rsid w:val="0003682C"/>
    <w:rsid w:val="00037889"/>
    <w:rsid w:val="00037CF6"/>
    <w:rsid w:val="000427E6"/>
    <w:rsid w:val="00042913"/>
    <w:rsid w:val="00043E32"/>
    <w:rsid w:val="000443A8"/>
    <w:rsid w:val="0004630C"/>
    <w:rsid w:val="00046986"/>
    <w:rsid w:val="0006776F"/>
    <w:rsid w:val="00077D93"/>
    <w:rsid w:val="00083A34"/>
    <w:rsid w:val="0008545D"/>
    <w:rsid w:val="00086015"/>
    <w:rsid w:val="000913D2"/>
    <w:rsid w:val="000933BA"/>
    <w:rsid w:val="00094D9D"/>
    <w:rsid w:val="000A46B6"/>
    <w:rsid w:val="000A69AE"/>
    <w:rsid w:val="000A7D75"/>
    <w:rsid w:val="000C2F48"/>
    <w:rsid w:val="000C688B"/>
    <w:rsid w:val="000D2BEA"/>
    <w:rsid w:val="000D3577"/>
    <w:rsid w:val="000D5571"/>
    <w:rsid w:val="000D6DFE"/>
    <w:rsid w:val="000D75FA"/>
    <w:rsid w:val="000D7A63"/>
    <w:rsid w:val="000E0A33"/>
    <w:rsid w:val="000E1979"/>
    <w:rsid w:val="000E24E9"/>
    <w:rsid w:val="000E2AAA"/>
    <w:rsid w:val="000E3151"/>
    <w:rsid w:val="000E31DF"/>
    <w:rsid w:val="000E455D"/>
    <w:rsid w:val="000F541D"/>
    <w:rsid w:val="00105D65"/>
    <w:rsid w:val="00110430"/>
    <w:rsid w:val="00110B91"/>
    <w:rsid w:val="0011263D"/>
    <w:rsid w:val="00122958"/>
    <w:rsid w:val="00131DD0"/>
    <w:rsid w:val="00147E85"/>
    <w:rsid w:val="00150C8E"/>
    <w:rsid w:val="00155F11"/>
    <w:rsid w:val="001636BE"/>
    <w:rsid w:val="00164401"/>
    <w:rsid w:val="00166EF4"/>
    <w:rsid w:val="00171A2D"/>
    <w:rsid w:val="00174D1F"/>
    <w:rsid w:val="00184840"/>
    <w:rsid w:val="001A00EC"/>
    <w:rsid w:val="001A314A"/>
    <w:rsid w:val="001A4B91"/>
    <w:rsid w:val="001B2DDD"/>
    <w:rsid w:val="001C29E5"/>
    <w:rsid w:val="001D1E26"/>
    <w:rsid w:val="001D29E7"/>
    <w:rsid w:val="001D6397"/>
    <w:rsid w:val="001D7B8D"/>
    <w:rsid w:val="001F5840"/>
    <w:rsid w:val="001F5D2F"/>
    <w:rsid w:val="00203AD6"/>
    <w:rsid w:val="00203CB3"/>
    <w:rsid w:val="002138C7"/>
    <w:rsid w:val="00214C5F"/>
    <w:rsid w:val="002160E3"/>
    <w:rsid w:val="002203AB"/>
    <w:rsid w:val="0022339A"/>
    <w:rsid w:val="00232E4A"/>
    <w:rsid w:val="002341F7"/>
    <w:rsid w:val="002349FD"/>
    <w:rsid w:val="00246998"/>
    <w:rsid w:val="002475FC"/>
    <w:rsid w:val="00255328"/>
    <w:rsid w:val="00255A44"/>
    <w:rsid w:val="002610F3"/>
    <w:rsid w:val="00272C24"/>
    <w:rsid w:val="00281416"/>
    <w:rsid w:val="002A5063"/>
    <w:rsid w:val="002B2FAA"/>
    <w:rsid w:val="002B7303"/>
    <w:rsid w:val="002C2945"/>
    <w:rsid w:val="002C3E3B"/>
    <w:rsid w:val="002D2E17"/>
    <w:rsid w:val="002D5C14"/>
    <w:rsid w:val="002D5CAB"/>
    <w:rsid w:val="002E239F"/>
    <w:rsid w:val="002E64B9"/>
    <w:rsid w:val="002F1F38"/>
    <w:rsid w:val="002F43F1"/>
    <w:rsid w:val="002F463A"/>
    <w:rsid w:val="002F493E"/>
    <w:rsid w:val="00307665"/>
    <w:rsid w:val="003079AB"/>
    <w:rsid w:val="0031333B"/>
    <w:rsid w:val="00313AC3"/>
    <w:rsid w:val="003157E8"/>
    <w:rsid w:val="0031640D"/>
    <w:rsid w:val="003171A2"/>
    <w:rsid w:val="00321105"/>
    <w:rsid w:val="0032683C"/>
    <w:rsid w:val="00327BF9"/>
    <w:rsid w:val="00327FAF"/>
    <w:rsid w:val="003332FE"/>
    <w:rsid w:val="003424EB"/>
    <w:rsid w:val="003438BC"/>
    <w:rsid w:val="00350672"/>
    <w:rsid w:val="00352196"/>
    <w:rsid w:val="0037501E"/>
    <w:rsid w:val="00377650"/>
    <w:rsid w:val="00381C89"/>
    <w:rsid w:val="0038306D"/>
    <w:rsid w:val="003838D6"/>
    <w:rsid w:val="00387770"/>
    <w:rsid w:val="00387B7E"/>
    <w:rsid w:val="00394117"/>
    <w:rsid w:val="0039472D"/>
    <w:rsid w:val="00396CBD"/>
    <w:rsid w:val="003A33DF"/>
    <w:rsid w:val="003A42D8"/>
    <w:rsid w:val="003A7DC1"/>
    <w:rsid w:val="003B11FB"/>
    <w:rsid w:val="003B1945"/>
    <w:rsid w:val="003B3892"/>
    <w:rsid w:val="003C599B"/>
    <w:rsid w:val="003C6E00"/>
    <w:rsid w:val="003D45CA"/>
    <w:rsid w:val="003E2DCD"/>
    <w:rsid w:val="003E5509"/>
    <w:rsid w:val="003E685E"/>
    <w:rsid w:val="003F0A70"/>
    <w:rsid w:val="003F1C49"/>
    <w:rsid w:val="003F45F9"/>
    <w:rsid w:val="00400FEC"/>
    <w:rsid w:val="00447460"/>
    <w:rsid w:val="00454C37"/>
    <w:rsid w:val="0045549A"/>
    <w:rsid w:val="0046107F"/>
    <w:rsid w:val="00462B7B"/>
    <w:rsid w:val="0047325B"/>
    <w:rsid w:val="004763D7"/>
    <w:rsid w:val="004767D5"/>
    <w:rsid w:val="004770D2"/>
    <w:rsid w:val="0048223F"/>
    <w:rsid w:val="00492CD4"/>
    <w:rsid w:val="004941AE"/>
    <w:rsid w:val="0049594B"/>
    <w:rsid w:val="00497EB7"/>
    <w:rsid w:val="004A3343"/>
    <w:rsid w:val="004A7E5C"/>
    <w:rsid w:val="004B130C"/>
    <w:rsid w:val="004B7742"/>
    <w:rsid w:val="004C336C"/>
    <w:rsid w:val="004D1F71"/>
    <w:rsid w:val="004D56E3"/>
    <w:rsid w:val="004E1A1D"/>
    <w:rsid w:val="004E2063"/>
    <w:rsid w:val="004E4D75"/>
    <w:rsid w:val="004E6E3E"/>
    <w:rsid w:val="0051028E"/>
    <w:rsid w:val="0051557E"/>
    <w:rsid w:val="00520ADF"/>
    <w:rsid w:val="005273EF"/>
    <w:rsid w:val="00532921"/>
    <w:rsid w:val="00556E6D"/>
    <w:rsid w:val="00561F42"/>
    <w:rsid w:val="00566EFB"/>
    <w:rsid w:val="005721F1"/>
    <w:rsid w:val="00573DAD"/>
    <w:rsid w:val="00575225"/>
    <w:rsid w:val="00580B27"/>
    <w:rsid w:val="00584591"/>
    <w:rsid w:val="00592932"/>
    <w:rsid w:val="005938E7"/>
    <w:rsid w:val="005A2B70"/>
    <w:rsid w:val="005A49C4"/>
    <w:rsid w:val="005B3F69"/>
    <w:rsid w:val="005C5DAD"/>
    <w:rsid w:val="005D52AD"/>
    <w:rsid w:val="005D7FA3"/>
    <w:rsid w:val="005E19B4"/>
    <w:rsid w:val="005E656E"/>
    <w:rsid w:val="005E6DC7"/>
    <w:rsid w:val="005F043A"/>
    <w:rsid w:val="005F0D47"/>
    <w:rsid w:val="00602133"/>
    <w:rsid w:val="00602433"/>
    <w:rsid w:val="006066D1"/>
    <w:rsid w:val="00613070"/>
    <w:rsid w:val="006144C3"/>
    <w:rsid w:val="0064414A"/>
    <w:rsid w:val="006460F4"/>
    <w:rsid w:val="00650951"/>
    <w:rsid w:val="00650A4D"/>
    <w:rsid w:val="0065589C"/>
    <w:rsid w:val="0065651F"/>
    <w:rsid w:val="006613C5"/>
    <w:rsid w:val="00675F39"/>
    <w:rsid w:val="00676A56"/>
    <w:rsid w:val="0068010E"/>
    <w:rsid w:val="00690B27"/>
    <w:rsid w:val="0069122F"/>
    <w:rsid w:val="006940DE"/>
    <w:rsid w:val="00697D97"/>
    <w:rsid w:val="006A6696"/>
    <w:rsid w:val="006B009D"/>
    <w:rsid w:val="006B3516"/>
    <w:rsid w:val="006C141E"/>
    <w:rsid w:val="006C1F19"/>
    <w:rsid w:val="006C2FBA"/>
    <w:rsid w:val="006C38FC"/>
    <w:rsid w:val="006C6148"/>
    <w:rsid w:val="006D081F"/>
    <w:rsid w:val="006D2A81"/>
    <w:rsid w:val="006D4670"/>
    <w:rsid w:val="006E16D0"/>
    <w:rsid w:val="006E4C3E"/>
    <w:rsid w:val="0070006D"/>
    <w:rsid w:val="00701785"/>
    <w:rsid w:val="007026C1"/>
    <w:rsid w:val="00705F5D"/>
    <w:rsid w:val="00710384"/>
    <w:rsid w:val="00710F0C"/>
    <w:rsid w:val="00711630"/>
    <w:rsid w:val="00714F45"/>
    <w:rsid w:val="00715030"/>
    <w:rsid w:val="00715076"/>
    <w:rsid w:val="0072643C"/>
    <w:rsid w:val="00732430"/>
    <w:rsid w:val="007329AC"/>
    <w:rsid w:val="0073612F"/>
    <w:rsid w:val="00742DAB"/>
    <w:rsid w:val="007439B0"/>
    <w:rsid w:val="00764CA5"/>
    <w:rsid w:val="0076593F"/>
    <w:rsid w:val="0076681B"/>
    <w:rsid w:val="00766C42"/>
    <w:rsid w:val="00767BAD"/>
    <w:rsid w:val="00770ACE"/>
    <w:rsid w:val="00776895"/>
    <w:rsid w:val="007775B3"/>
    <w:rsid w:val="0078169F"/>
    <w:rsid w:val="007817A5"/>
    <w:rsid w:val="00787A9A"/>
    <w:rsid w:val="00791D06"/>
    <w:rsid w:val="007A2939"/>
    <w:rsid w:val="007B520F"/>
    <w:rsid w:val="007B7EB0"/>
    <w:rsid w:val="007C5A6F"/>
    <w:rsid w:val="007F47D8"/>
    <w:rsid w:val="007F60DC"/>
    <w:rsid w:val="00803591"/>
    <w:rsid w:val="0080463A"/>
    <w:rsid w:val="0080635A"/>
    <w:rsid w:val="008076D4"/>
    <w:rsid w:val="00810FFC"/>
    <w:rsid w:val="00813FD2"/>
    <w:rsid w:val="008142F7"/>
    <w:rsid w:val="008155A1"/>
    <w:rsid w:val="00825D25"/>
    <w:rsid w:val="00827F7E"/>
    <w:rsid w:val="00833A87"/>
    <w:rsid w:val="00840E21"/>
    <w:rsid w:val="00850F74"/>
    <w:rsid w:val="0085357E"/>
    <w:rsid w:val="0088119E"/>
    <w:rsid w:val="00881FA0"/>
    <w:rsid w:val="008825B1"/>
    <w:rsid w:val="00887359"/>
    <w:rsid w:val="0089012B"/>
    <w:rsid w:val="00890CE9"/>
    <w:rsid w:val="00893E5C"/>
    <w:rsid w:val="00894885"/>
    <w:rsid w:val="00897BF2"/>
    <w:rsid w:val="008A090D"/>
    <w:rsid w:val="008A1F3D"/>
    <w:rsid w:val="008A7CE6"/>
    <w:rsid w:val="008B0C9B"/>
    <w:rsid w:val="008B5A86"/>
    <w:rsid w:val="008B6CED"/>
    <w:rsid w:val="008D0EC2"/>
    <w:rsid w:val="008D134C"/>
    <w:rsid w:val="008E39ED"/>
    <w:rsid w:val="008E5EC8"/>
    <w:rsid w:val="008F1621"/>
    <w:rsid w:val="008F24ED"/>
    <w:rsid w:val="00905E1E"/>
    <w:rsid w:val="009064EE"/>
    <w:rsid w:val="009121D4"/>
    <w:rsid w:val="0091371B"/>
    <w:rsid w:val="00913FD8"/>
    <w:rsid w:val="0091504D"/>
    <w:rsid w:val="00923E45"/>
    <w:rsid w:val="00924370"/>
    <w:rsid w:val="00924411"/>
    <w:rsid w:val="0092618E"/>
    <w:rsid w:val="00933B3A"/>
    <w:rsid w:val="00942547"/>
    <w:rsid w:val="0095136F"/>
    <w:rsid w:val="009537DF"/>
    <w:rsid w:val="00953B4A"/>
    <w:rsid w:val="00961273"/>
    <w:rsid w:val="00962F47"/>
    <w:rsid w:val="009639E9"/>
    <w:rsid w:val="0096502E"/>
    <w:rsid w:val="00974498"/>
    <w:rsid w:val="00974865"/>
    <w:rsid w:val="00974BDA"/>
    <w:rsid w:val="00975C0E"/>
    <w:rsid w:val="00986424"/>
    <w:rsid w:val="00997615"/>
    <w:rsid w:val="009A1D84"/>
    <w:rsid w:val="009A2C2A"/>
    <w:rsid w:val="009A47A7"/>
    <w:rsid w:val="009B03F9"/>
    <w:rsid w:val="009B56E0"/>
    <w:rsid w:val="009B7268"/>
    <w:rsid w:val="009B756E"/>
    <w:rsid w:val="009B7AE8"/>
    <w:rsid w:val="009C26B7"/>
    <w:rsid w:val="009C6455"/>
    <w:rsid w:val="009C6BCE"/>
    <w:rsid w:val="009C7CDB"/>
    <w:rsid w:val="009E1A7D"/>
    <w:rsid w:val="009F20DC"/>
    <w:rsid w:val="00A00495"/>
    <w:rsid w:val="00A01572"/>
    <w:rsid w:val="00A22050"/>
    <w:rsid w:val="00A3135C"/>
    <w:rsid w:val="00A31C3A"/>
    <w:rsid w:val="00A45DDB"/>
    <w:rsid w:val="00A47598"/>
    <w:rsid w:val="00A47D5B"/>
    <w:rsid w:val="00A51C43"/>
    <w:rsid w:val="00A62670"/>
    <w:rsid w:val="00A64866"/>
    <w:rsid w:val="00A660F1"/>
    <w:rsid w:val="00A81B5D"/>
    <w:rsid w:val="00A850C8"/>
    <w:rsid w:val="00A9071B"/>
    <w:rsid w:val="00A967AD"/>
    <w:rsid w:val="00AA6AD8"/>
    <w:rsid w:val="00AB735C"/>
    <w:rsid w:val="00AC3D72"/>
    <w:rsid w:val="00AC5DF5"/>
    <w:rsid w:val="00AD1C34"/>
    <w:rsid w:val="00AD2A60"/>
    <w:rsid w:val="00AD54CC"/>
    <w:rsid w:val="00AE300B"/>
    <w:rsid w:val="00AF71A0"/>
    <w:rsid w:val="00B06B6D"/>
    <w:rsid w:val="00B10802"/>
    <w:rsid w:val="00B178DA"/>
    <w:rsid w:val="00B22EE0"/>
    <w:rsid w:val="00B23D0B"/>
    <w:rsid w:val="00B308AE"/>
    <w:rsid w:val="00B3165F"/>
    <w:rsid w:val="00B31934"/>
    <w:rsid w:val="00B33262"/>
    <w:rsid w:val="00B37C57"/>
    <w:rsid w:val="00B43588"/>
    <w:rsid w:val="00B52D1C"/>
    <w:rsid w:val="00B62EFF"/>
    <w:rsid w:val="00B71280"/>
    <w:rsid w:val="00B72511"/>
    <w:rsid w:val="00B744DE"/>
    <w:rsid w:val="00B801B1"/>
    <w:rsid w:val="00B809D3"/>
    <w:rsid w:val="00B82799"/>
    <w:rsid w:val="00B83A09"/>
    <w:rsid w:val="00B93550"/>
    <w:rsid w:val="00BA302A"/>
    <w:rsid w:val="00BB0322"/>
    <w:rsid w:val="00BC0048"/>
    <w:rsid w:val="00BC21B6"/>
    <w:rsid w:val="00BC4252"/>
    <w:rsid w:val="00BC61BE"/>
    <w:rsid w:val="00BD5F64"/>
    <w:rsid w:val="00BE25C6"/>
    <w:rsid w:val="00BE43CC"/>
    <w:rsid w:val="00BF03C4"/>
    <w:rsid w:val="00BF4EFE"/>
    <w:rsid w:val="00BF7A79"/>
    <w:rsid w:val="00C00310"/>
    <w:rsid w:val="00C00461"/>
    <w:rsid w:val="00C01A69"/>
    <w:rsid w:val="00C02BD0"/>
    <w:rsid w:val="00C03BC9"/>
    <w:rsid w:val="00C0759C"/>
    <w:rsid w:val="00C10AAF"/>
    <w:rsid w:val="00C1532C"/>
    <w:rsid w:val="00C36DC2"/>
    <w:rsid w:val="00C37D79"/>
    <w:rsid w:val="00C46AD4"/>
    <w:rsid w:val="00C5116D"/>
    <w:rsid w:val="00C5150E"/>
    <w:rsid w:val="00C51E7D"/>
    <w:rsid w:val="00C52399"/>
    <w:rsid w:val="00C5357A"/>
    <w:rsid w:val="00C55AE9"/>
    <w:rsid w:val="00C56DF2"/>
    <w:rsid w:val="00C639A5"/>
    <w:rsid w:val="00C66D65"/>
    <w:rsid w:val="00C70285"/>
    <w:rsid w:val="00C706D1"/>
    <w:rsid w:val="00C72D95"/>
    <w:rsid w:val="00C7681D"/>
    <w:rsid w:val="00C830B4"/>
    <w:rsid w:val="00C86578"/>
    <w:rsid w:val="00C917DF"/>
    <w:rsid w:val="00C92143"/>
    <w:rsid w:val="00CA137B"/>
    <w:rsid w:val="00CA5289"/>
    <w:rsid w:val="00CB1195"/>
    <w:rsid w:val="00CB1C31"/>
    <w:rsid w:val="00CB3C7E"/>
    <w:rsid w:val="00CB4AA5"/>
    <w:rsid w:val="00CC6412"/>
    <w:rsid w:val="00CD1B22"/>
    <w:rsid w:val="00CD55BB"/>
    <w:rsid w:val="00CD7D6C"/>
    <w:rsid w:val="00CF14DA"/>
    <w:rsid w:val="00CF2DA1"/>
    <w:rsid w:val="00CF33FC"/>
    <w:rsid w:val="00D0089A"/>
    <w:rsid w:val="00D027AB"/>
    <w:rsid w:val="00D02CA3"/>
    <w:rsid w:val="00D02F5C"/>
    <w:rsid w:val="00D0389E"/>
    <w:rsid w:val="00D05623"/>
    <w:rsid w:val="00D12D6F"/>
    <w:rsid w:val="00D149C8"/>
    <w:rsid w:val="00D17294"/>
    <w:rsid w:val="00D20B4F"/>
    <w:rsid w:val="00D237FA"/>
    <w:rsid w:val="00D255A0"/>
    <w:rsid w:val="00D25EF7"/>
    <w:rsid w:val="00D315A6"/>
    <w:rsid w:val="00D3783B"/>
    <w:rsid w:val="00D4122F"/>
    <w:rsid w:val="00D413E0"/>
    <w:rsid w:val="00D579D5"/>
    <w:rsid w:val="00D606E3"/>
    <w:rsid w:val="00D675B8"/>
    <w:rsid w:val="00D6767F"/>
    <w:rsid w:val="00D70A15"/>
    <w:rsid w:val="00D7195A"/>
    <w:rsid w:val="00D73330"/>
    <w:rsid w:val="00D73AB9"/>
    <w:rsid w:val="00D76A12"/>
    <w:rsid w:val="00D8241E"/>
    <w:rsid w:val="00D82CAA"/>
    <w:rsid w:val="00D91FA5"/>
    <w:rsid w:val="00D926CA"/>
    <w:rsid w:val="00D93F61"/>
    <w:rsid w:val="00D941A7"/>
    <w:rsid w:val="00D94D34"/>
    <w:rsid w:val="00DA3645"/>
    <w:rsid w:val="00DC6C6D"/>
    <w:rsid w:val="00DC7192"/>
    <w:rsid w:val="00DC7201"/>
    <w:rsid w:val="00DD0F95"/>
    <w:rsid w:val="00DF3590"/>
    <w:rsid w:val="00DF4FFE"/>
    <w:rsid w:val="00E02645"/>
    <w:rsid w:val="00E138E3"/>
    <w:rsid w:val="00E16692"/>
    <w:rsid w:val="00E16DDA"/>
    <w:rsid w:val="00E23DF5"/>
    <w:rsid w:val="00E26200"/>
    <w:rsid w:val="00E27CB5"/>
    <w:rsid w:val="00E34E5F"/>
    <w:rsid w:val="00E354C1"/>
    <w:rsid w:val="00E36047"/>
    <w:rsid w:val="00E44C08"/>
    <w:rsid w:val="00E516E0"/>
    <w:rsid w:val="00E518CD"/>
    <w:rsid w:val="00E538B7"/>
    <w:rsid w:val="00E55090"/>
    <w:rsid w:val="00E62E3C"/>
    <w:rsid w:val="00E635D2"/>
    <w:rsid w:val="00E6597B"/>
    <w:rsid w:val="00E75057"/>
    <w:rsid w:val="00E75BCE"/>
    <w:rsid w:val="00E87C93"/>
    <w:rsid w:val="00E91778"/>
    <w:rsid w:val="00E91B44"/>
    <w:rsid w:val="00E923D5"/>
    <w:rsid w:val="00E94D19"/>
    <w:rsid w:val="00E96C4F"/>
    <w:rsid w:val="00EA11CB"/>
    <w:rsid w:val="00EA1A6A"/>
    <w:rsid w:val="00EA1EF5"/>
    <w:rsid w:val="00EC18C7"/>
    <w:rsid w:val="00EC269F"/>
    <w:rsid w:val="00EC32E8"/>
    <w:rsid w:val="00EC7B09"/>
    <w:rsid w:val="00ED033B"/>
    <w:rsid w:val="00ED2E27"/>
    <w:rsid w:val="00ED6ABD"/>
    <w:rsid w:val="00EE5356"/>
    <w:rsid w:val="00EF246A"/>
    <w:rsid w:val="00EF5DC7"/>
    <w:rsid w:val="00EF6437"/>
    <w:rsid w:val="00F001DC"/>
    <w:rsid w:val="00F00541"/>
    <w:rsid w:val="00F01FD6"/>
    <w:rsid w:val="00F043BA"/>
    <w:rsid w:val="00F06FE1"/>
    <w:rsid w:val="00F122DF"/>
    <w:rsid w:val="00F137E6"/>
    <w:rsid w:val="00F15C3B"/>
    <w:rsid w:val="00F22DA5"/>
    <w:rsid w:val="00F41F4B"/>
    <w:rsid w:val="00F5222B"/>
    <w:rsid w:val="00F5456B"/>
    <w:rsid w:val="00F54CBA"/>
    <w:rsid w:val="00F62971"/>
    <w:rsid w:val="00F62C7F"/>
    <w:rsid w:val="00F651B8"/>
    <w:rsid w:val="00F723FA"/>
    <w:rsid w:val="00F823EC"/>
    <w:rsid w:val="00F83E33"/>
    <w:rsid w:val="00F84487"/>
    <w:rsid w:val="00F85AFF"/>
    <w:rsid w:val="00F94E8B"/>
    <w:rsid w:val="00F96763"/>
    <w:rsid w:val="00FA3A75"/>
    <w:rsid w:val="00FC4599"/>
    <w:rsid w:val="00FC752B"/>
    <w:rsid w:val="00FE252F"/>
    <w:rsid w:val="00FE5490"/>
    <w:rsid w:val="00FE54C2"/>
    <w:rsid w:val="14990C9E"/>
    <w:rsid w:val="18FF839C"/>
    <w:rsid w:val="3D021E17"/>
    <w:rsid w:val="54A1C3EF"/>
    <w:rsid w:val="695CA972"/>
    <w:rsid w:val="7DCFC4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A846"/>
  <w15:docId w15:val="{AFA7D63F-E766-4F40-8276-250FAF7C4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A"/>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uiPriority w:val="9"/>
    <w:qFormat/>
    <w:rsid w:val="00E354C1"/>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semiHidden/>
    <w:unhideWhenUsed/>
    <w:qFormat/>
    <w:rsid w:val="00E354C1"/>
    <w:pPr>
      <w:keepNext/>
      <w:keepLines/>
      <w:spacing w:before="200" w:after="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D7195A"/>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D7195A"/>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C1"/>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6B3516"/>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51557E"/>
    <w:pPr>
      <w:ind w:left="720"/>
      <w:contextualSpacing/>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80463A"/>
    <w:pPr>
      <w:tabs>
        <w:tab w:val="center" w:pos="4513"/>
        <w:tab w:val="right" w:pos="9026"/>
      </w:tabs>
    </w:pPr>
    <w:rPr>
      <w:sz w:val="16"/>
      <w:szCs w:val="21"/>
    </w:rPr>
  </w:style>
  <w:style w:type="character" w:customStyle="1" w:styleId="HeaderChar">
    <w:name w:val="Header Char"/>
    <w:basedOn w:val="DefaultParagraphFont"/>
    <w:link w:val="Header"/>
    <w:uiPriority w:val="99"/>
    <w:rsid w:val="0080463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80463A"/>
    <w:pPr>
      <w:tabs>
        <w:tab w:val="center" w:pos="4513"/>
        <w:tab w:val="right" w:pos="9026"/>
      </w:tabs>
    </w:pPr>
    <w:rPr>
      <w:sz w:val="16"/>
      <w:szCs w:val="21"/>
    </w:rPr>
  </w:style>
  <w:style w:type="character" w:customStyle="1" w:styleId="FooterChar">
    <w:name w:val="Footer Char"/>
    <w:basedOn w:val="DefaultParagraphFont"/>
    <w:link w:val="Footer"/>
    <w:uiPriority w:val="99"/>
    <w:rsid w:val="0080463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styleId="Hyperlink">
    <w:name w:val="Hyperlink"/>
    <w:rsid w:val="00E27CB5"/>
    <w:rPr>
      <w:color w:val="0000FF"/>
      <w:u w:val="single"/>
    </w:rPr>
  </w:style>
  <w:style w:type="character" w:styleId="CommentReference">
    <w:name w:val="annotation reference"/>
    <w:basedOn w:val="DefaultParagraphFont"/>
    <w:uiPriority w:val="99"/>
    <w:semiHidden/>
    <w:unhideWhenUsed/>
    <w:rsid w:val="00FE252F"/>
    <w:rPr>
      <w:sz w:val="16"/>
      <w:szCs w:val="16"/>
    </w:rPr>
  </w:style>
  <w:style w:type="paragraph" w:styleId="CommentText">
    <w:name w:val="annotation text"/>
    <w:basedOn w:val="Normal"/>
    <w:link w:val="CommentTextChar"/>
    <w:uiPriority w:val="99"/>
    <w:semiHidden/>
    <w:unhideWhenUsed/>
    <w:rsid w:val="00FE252F"/>
    <w:rPr>
      <w:sz w:val="20"/>
      <w:szCs w:val="18"/>
    </w:rPr>
  </w:style>
  <w:style w:type="character" w:customStyle="1" w:styleId="CommentTextChar">
    <w:name w:val="Comment Text Char"/>
    <w:basedOn w:val="DefaultParagraphFont"/>
    <w:link w:val="CommentText"/>
    <w:uiPriority w:val="99"/>
    <w:semiHidden/>
    <w:rsid w:val="00FE252F"/>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FE252F"/>
    <w:rPr>
      <w:b/>
      <w:bCs/>
    </w:rPr>
  </w:style>
  <w:style w:type="character" w:customStyle="1" w:styleId="CommentSubjectChar">
    <w:name w:val="Comment Subject Char"/>
    <w:basedOn w:val="CommentTextChar"/>
    <w:link w:val="CommentSubject"/>
    <w:uiPriority w:val="99"/>
    <w:semiHidden/>
    <w:rsid w:val="00FE252F"/>
    <w:rPr>
      <w:rFonts w:eastAsia="SimSun" w:cs="Mangal"/>
      <w:b/>
      <w:bCs/>
      <w:kern w:val="1"/>
      <w:szCs w:val="18"/>
      <w:lang w:eastAsia="hi-IN" w:bidi="hi-IN"/>
    </w:rPr>
  </w:style>
  <w:style w:type="paragraph" w:customStyle="1" w:styleId="Default">
    <w:name w:val="Default"/>
    <w:rsid w:val="000A7D75"/>
    <w:pPr>
      <w:autoSpaceDE w:val="0"/>
      <w:autoSpaceDN w:val="0"/>
      <w:adjustRightInd w:val="0"/>
    </w:pPr>
    <w:rPr>
      <w:rFonts w:ascii="Arial" w:hAnsi="Arial" w:cs="Arial"/>
      <w:color w:val="000000"/>
      <w:sz w:val="24"/>
      <w:szCs w:val="24"/>
    </w:rPr>
  </w:style>
  <w:style w:type="character" w:styleId="PageNumber">
    <w:name w:val="page number"/>
    <w:basedOn w:val="DefaultParagraphFont"/>
    <w:uiPriority w:val="99"/>
    <w:semiHidden/>
    <w:unhideWhenUsed/>
    <w:rsid w:val="004770D2"/>
  </w:style>
  <w:style w:type="paragraph" w:customStyle="1" w:styleId="Redbanner">
    <w:name w:val="Red banner"/>
    <w:basedOn w:val="Normal"/>
    <w:qFormat/>
    <w:rsid w:val="0080463A"/>
    <w:pPr>
      <w:widowControl/>
      <w:suppressAutoHyphens w:val="0"/>
      <w:spacing w:before="0" w:after="0" w:line="240" w:lineRule="auto"/>
      <w:jc w:val="right"/>
    </w:pPr>
    <w:rPr>
      <w:rFonts w:eastAsia="Times New Roman" w:cs="Times New Roman"/>
      <w:color w:val="000000"/>
      <w:kern w:val="0"/>
      <w:lang w:eastAsia="en-AU" w:bidi="ar-SA"/>
    </w:rPr>
  </w:style>
  <w:style w:type="paragraph" w:customStyle="1" w:styleId="Tableheading">
    <w:name w:val="Table heading"/>
    <w:basedOn w:val="Normal"/>
    <w:qFormat/>
    <w:rsid w:val="0080463A"/>
    <w:pPr>
      <w:spacing w:before="80" w:after="80"/>
    </w:pPr>
    <w:rPr>
      <w:rFonts w:cs="Arial"/>
      <w:b/>
      <w:szCs w:val="20"/>
    </w:rPr>
  </w:style>
  <w:style w:type="paragraph" w:customStyle="1" w:styleId="Tabletext">
    <w:name w:val="Table text"/>
    <w:basedOn w:val="Normal"/>
    <w:qFormat/>
    <w:rsid w:val="0080463A"/>
    <w:pPr>
      <w:spacing w:before="80" w:after="80"/>
    </w:pPr>
    <w:rPr>
      <w:rFonts w:cs="Arial"/>
      <w:szCs w:val="20"/>
    </w:rPr>
  </w:style>
  <w:style w:type="paragraph" w:customStyle="1" w:styleId="Privacydisclaimer">
    <w:name w:val="Privacy disclaimer"/>
    <w:basedOn w:val="Normal"/>
    <w:qFormat/>
    <w:rsid w:val="0080463A"/>
    <w:pPr>
      <w:spacing w:line="240" w:lineRule="auto"/>
    </w:pPr>
    <w:rPr>
      <w:rFonts w:eastAsia="Times New Roman" w:cs="Arial"/>
      <w:color w:val="000000"/>
      <w:kern w:val="0"/>
      <w:sz w:val="14"/>
      <w:szCs w:val="18"/>
      <w:lang w:eastAsia="en-AU" w:bidi="ar-SA"/>
    </w:rPr>
  </w:style>
  <w:style w:type="paragraph" w:customStyle="1" w:styleId="Tablebullet-main">
    <w:name w:val="Table bullet - main"/>
    <w:basedOn w:val="Tabletext"/>
    <w:uiPriority w:val="4"/>
    <w:qFormat/>
    <w:rsid w:val="0080463A"/>
    <w:pPr>
      <w:numPr>
        <w:numId w:val="5"/>
      </w:numPr>
      <w:tabs>
        <w:tab w:val="left" w:pos="523"/>
      </w:tabs>
      <w:ind w:left="522" w:hanging="522"/>
    </w:pPr>
  </w:style>
  <w:style w:type="paragraph" w:customStyle="1" w:styleId="Tablebullet-sub">
    <w:name w:val="Table bullet - sub"/>
    <w:basedOn w:val="Tabletext"/>
    <w:qFormat/>
    <w:rsid w:val="0080463A"/>
    <w:pPr>
      <w:numPr>
        <w:numId w:val="6"/>
      </w:numPr>
      <w:tabs>
        <w:tab w:val="left" w:pos="1090"/>
      </w:tabs>
      <w:ind w:left="1090" w:hanging="567"/>
    </w:pPr>
    <w:rPr>
      <w:rFonts w:asciiTheme="majorHAnsi" w:hAnsiTheme="majorHAnsi" w:cstheme="majorHAnsi"/>
      <w:lang w:eastAsia="en-US"/>
    </w:rPr>
  </w:style>
  <w:style w:type="paragraph" w:customStyle="1" w:styleId="Bullet-main">
    <w:name w:val="Bullet - main"/>
    <w:basedOn w:val="Tablebullet-main"/>
    <w:uiPriority w:val="4"/>
    <w:qFormat/>
    <w:rsid w:val="0080463A"/>
    <w:pPr>
      <w:spacing w:before="120" w:after="120"/>
    </w:pPr>
  </w:style>
  <w:style w:type="paragraph" w:customStyle="1" w:styleId="Bullet-sub">
    <w:name w:val="Bullet - sub"/>
    <w:basedOn w:val="Tablebullet-sub"/>
    <w:qFormat/>
    <w:rsid w:val="0080463A"/>
    <w:pPr>
      <w:spacing w:before="120" w:after="120"/>
      <w:ind w:left="1089"/>
    </w:pPr>
  </w:style>
  <w:style w:type="character" w:customStyle="1" w:styleId="Heading2Char">
    <w:name w:val="Heading 2 Char"/>
    <w:basedOn w:val="DefaultParagraphFont"/>
    <w:link w:val="Heading2"/>
    <w:uiPriority w:val="9"/>
    <w:semiHidden/>
    <w:rsid w:val="00E354C1"/>
    <w:rPr>
      <w:rFonts w:asciiTheme="majorHAnsi" w:eastAsiaTheme="majorEastAsia" w:hAnsiTheme="majorHAnsi" w:cs="Mangal"/>
      <w:b/>
      <w:bCs/>
      <w:kern w:val="1"/>
      <w:sz w:val="26"/>
      <w:szCs w:val="23"/>
      <w:lang w:eastAsia="hi-IN" w:bidi="hi-IN"/>
    </w:rPr>
  </w:style>
  <w:style w:type="character" w:customStyle="1" w:styleId="Heading3Char">
    <w:name w:val="Heading 3 Char"/>
    <w:basedOn w:val="DefaultParagraphFont"/>
    <w:link w:val="Heading3"/>
    <w:uiPriority w:val="9"/>
    <w:semiHidden/>
    <w:rsid w:val="00D7195A"/>
    <w:rPr>
      <w:rFonts w:asciiTheme="majorHAnsi" w:eastAsiaTheme="majorEastAsia" w:hAnsiTheme="majorHAnsi" w:cs="Mangal"/>
      <w:b/>
      <w:bCs/>
      <w:kern w:val="1"/>
      <w:sz w:val="22"/>
      <w:szCs w:val="24"/>
      <w:lang w:eastAsia="hi-IN" w:bidi="hi-IN"/>
    </w:rPr>
  </w:style>
  <w:style w:type="paragraph" w:customStyle="1" w:styleId="Acknowledgementstext">
    <w:name w:val="Acknowledgements text"/>
    <w:basedOn w:val="Normal"/>
    <w:uiPriority w:val="4"/>
    <w:qFormat/>
    <w:rsid w:val="00D7195A"/>
    <w:pPr>
      <w:widowControl/>
      <w:suppressAutoHyphens w:val="0"/>
      <w:spacing w:line="240" w:lineRule="auto"/>
    </w:pPr>
    <w:rPr>
      <w:rFonts w:eastAsia="Times New Roman" w:cs="Arial"/>
      <w:color w:val="000000"/>
      <w:kern w:val="0"/>
      <w:szCs w:val="22"/>
      <w:lang w:eastAsia="en-US" w:bidi="ar-SA"/>
    </w:rPr>
  </w:style>
  <w:style w:type="paragraph" w:customStyle="1" w:styleId="Acknowledgementsheading">
    <w:name w:val="Acknowledgements heading"/>
    <w:basedOn w:val="Heading3"/>
    <w:uiPriority w:val="4"/>
    <w:qFormat/>
    <w:rsid w:val="00D7195A"/>
    <w:pPr>
      <w:keepNext w:val="0"/>
      <w:keepLines w:val="0"/>
      <w:widowControl/>
      <w:shd w:val="clear" w:color="auto" w:fill="FFFFFF"/>
      <w:suppressAutoHyphens w:val="0"/>
      <w:spacing w:before="100" w:beforeAutospacing="1" w:after="180"/>
    </w:pPr>
    <w:rPr>
      <w:rFonts w:ascii="Arial" w:eastAsia="Calibri" w:hAnsi="Arial" w:cs="Helvetica"/>
      <w:kern w:val="0"/>
      <w:sz w:val="24"/>
      <w:szCs w:val="30"/>
      <w:lang w:eastAsia="en-US" w:bidi="ar-SA"/>
    </w:rPr>
  </w:style>
  <w:style w:type="paragraph" w:customStyle="1" w:styleId="Sourcereferencetext">
    <w:name w:val="Source reference text"/>
    <w:link w:val="SourcereferencetextChar"/>
    <w:uiPriority w:val="8"/>
    <w:qFormat/>
    <w:rsid w:val="00D7195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D7195A"/>
    <w:rPr>
      <w:rFonts w:ascii="Arial" w:eastAsia="Calibri" w:hAnsi="Arial" w:cs="Helvetica"/>
      <w:bCs/>
      <w:sz w:val="16"/>
      <w:szCs w:val="16"/>
    </w:rPr>
  </w:style>
  <w:style w:type="paragraph" w:customStyle="1" w:styleId="Footnote">
    <w:name w:val="Footnote"/>
    <w:basedOn w:val="Normal"/>
    <w:uiPriority w:val="4"/>
    <w:qFormat/>
    <w:rsid w:val="00D7195A"/>
    <w:pPr>
      <w:widowControl/>
      <w:suppressAutoHyphens w:val="0"/>
      <w:spacing w:before="0" w:after="0" w:line="240" w:lineRule="auto"/>
    </w:pPr>
    <w:rPr>
      <w:rFonts w:eastAsia="Calibri" w:cs="Times New Roman"/>
      <w:kern w:val="0"/>
      <w:sz w:val="20"/>
      <w:szCs w:val="22"/>
      <w:lang w:eastAsia="en-US" w:bidi="ar-SA"/>
    </w:rPr>
  </w:style>
  <w:style w:type="paragraph" w:customStyle="1" w:styleId="Introduction">
    <w:name w:val="Introduction"/>
    <w:basedOn w:val="Normal"/>
    <w:autoRedefine/>
    <w:locked/>
    <w:rsid w:val="00D7195A"/>
    <w:pPr>
      <w:widowControl/>
      <w:suppressAutoHyphens w:val="0"/>
    </w:pPr>
    <w:rPr>
      <w:rFonts w:eastAsia="Calibri" w:cs="Arial"/>
      <w:kern w:val="0"/>
      <w:szCs w:val="32"/>
      <w:lang w:eastAsia="en-US" w:bidi="ar-SA"/>
    </w:rPr>
  </w:style>
  <w:style w:type="paragraph" w:customStyle="1" w:styleId="Bullet-sub2">
    <w:name w:val="Bullet - sub2"/>
    <w:basedOn w:val="Bullet-main"/>
    <w:uiPriority w:val="4"/>
    <w:qFormat/>
    <w:rsid w:val="00D7195A"/>
    <w:pPr>
      <w:widowControl/>
      <w:numPr>
        <w:numId w:val="9"/>
      </w:numPr>
      <w:tabs>
        <w:tab w:val="clear" w:pos="523"/>
        <w:tab w:val="left" w:pos="1134"/>
      </w:tabs>
      <w:suppressAutoHyphens w:val="0"/>
      <w:ind w:left="1134" w:hanging="567"/>
    </w:pPr>
    <w:rPr>
      <w:rFonts w:eastAsia="Calibri" w:cs="Times New Roman"/>
      <w:kern w:val="0"/>
      <w:szCs w:val="22"/>
      <w:lang w:eastAsia="en-US" w:bidi="ar-SA"/>
    </w:rPr>
  </w:style>
  <w:style w:type="paragraph" w:customStyle="1" w:styleId="Answerbullet-main">
    <w:name w:val="Answer bullet - main"/>
    <w:basedOn w:val="Bullet-main"/>
    <w:uiPriority w:val="4"/>
    <w:qFormat/>
    <w:rsid w:val="00C02BD0"/>
    <w:pPr>
      <w:widowControl/>
      <w:tabs>
        <w:tab w:val="clear" w:pos="523"/>
        <w:tab w:val="left" w:pos="567"/>
      </w:tabs>
      <w:suppressAutoHyphens w:val="0"/>
      <w:ind w:left="567" w:hanging="567"/>
    </w:pPr>
    <w:rPr>
      <w:rFonts w:eastAsia="Calibri" w:cs="Times New Roman"/>
      <w:color w:val="FF0000"/>
      <w:kern w:val="0"/>
      <w:szCs w:val="22"/>
      <w:lang w:eastAsia="en-US" w:bidi="ar-SA"/>
    </w:rPr>
  </w:style>
  <w:style w:type="paragraph" w:customStyle="1" w:styleId="Answerbullet-sub2">
    <w:name w:val="Answer bullet - sub2"/>
    <w:basedOn w:val="Bullet-sub2"/>
    <w:uiPriority w:val="4"/>
    <w:qFormat/>
    <w:rsid w:val="00C02BD0"/>
    <w:rPr>
      <w:color w:val="FF0000"/>
    </w:rPr>
  </w:style>
  <w:style w:type="paragraph" w:customStyle="1" w:styleId="Calloutheading">
    <w:name w:val="Callout heading"/>
    <w:basedOn w:val="Normal"/>
    <w:uiPriority w:val="4"/>
    <w:qFormat/>
    <w:rsid w:val="00D7195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D7195A"/>
    <w:pPr>
      <w:widowControl/>
      <w:tabs>
        <w:tab w:val="clear" w:pos="523"/>
        <w:tab w:val="left" w:pos="567"/>
      </w:tabs>
      <w:suppressAutoHyphens w:val="0"/>
      <w:ind w:left="567" w:hanging="425"/>
    </w:pPr>
    <w:rPr>
      <w:rFonts w:eastAsia="Calibri" w:cs="Times New Roman"/>
      <w:kern w:val="0"/>
      <w:szCs w:val="22"/>
      <w:lang w:eastAsia="en-US" w:bidi="ar-SA"/>
    </w:rPr>
  </w:style>
  <w:style w:type="paragraph" w:customStyle="1" w:styleId="Callouttext">
    <w:name w:val="Callout text"/>
    <w:basedOn w:val="Bullet-sub2"/>
    <w:uiPriority w:val="4"/>
    <w:qFormat/>
    <w:rsid w:val="00D7195A"/>
    <w:pPr>
      <w:numPr>
        <w:numId w:val="0"/>
      </w:numPr>
      <w:ind w:left="142"/>
    </w:pPr>
  </w:style>
  <w:style w:type="paragraph" w:customStyle="1" w:styleId="Calloutbullet-sub2">
    <w:name w:val="Callout bullet - sub2"/>
    <w:basedOn w:val="Bullet-sub2"/>
    <w:uiPriority w:val="4"/>
    <w:qFormat/>
    <w:rsid w:val="00D7195A"/>
  </w:style>
  <w:style w:type="paragraph" w:customStyle="1" w:styleId="Answercalloutbullet-main">
    <w:name w:val="Answer callout bullet - main"/>
    <w:basedOn w:val="Calloutbullet-main"/>
    <w:uiPriority w:val="4"/>
    <w:qFormat/>
    <w:rsid w:val="00C02BD0"/>
    <w:rPr>
      <w:color w:val="FF0000"/>
    </w:rPr>
  </w:style>
  <w:style w:type="paragraph" w:customStyle="1" w:styleId="Answercalloutbullet-sub">
    <w:name w:val="Answer callout bullet - sub"/>
    <w:basedOn w:val="Calloutbullet-sub2"/>
    <w:uiPriority w:val="4"/>
    <w:qFormat/>
    <w:rsid w:val="00C02BD0"/>
    <w:rPr>
      <w:color w:val="FF0000"/>
    </w:rPr>
  </w:style>
  <w:style w:type="paragraph" w:customStyle="1" w:styleId="Answercallout">
    <w:name w:val="Answer callout"/>
    <w:basedOn w:val="Callouttext"/>
    <w:uiPriority w:val="4"/>
    <w:qFormat/>
    <w:rsid w:val="00C02BD0"/>
    <w:rPr>
      <w:color w:val="FF0000"/>
    </w:rPr>
  </w:style>
  <w:style w:type="paragraph" w:customStyle="1" w:styleId="TableHeading0">
    <w:name w:val="Table Heading"/>
    <w:basedOn w:val="Normal"/>
    <w:uiPriority w:val="4"/>
    <w:qFormat/>
    <w:rsid w:val="00D7195A"/>
    <w:pPr>
      <w:widowControl/>
      <w:suppressAutoHyphens w:val="0"/>
      <w:spacing w:before="80" w:after="80"/>
    </w:pPr>
    <w:rPr>
      <w:rFonts w:eastAsia="MS Mincho" w:cs="Times New Roman"/>
      <w:b/>
      <w:kern w:val="0"/>
      <w:szCs w:val="22"/>
      <w:lang w:eastAsia="en-US" w:bidi="ar-SA"/>
    </w:rPr>
  </w:style>
  <w:style w:type="paragraph" w:customStyle="1" w:styleId="TableText0">
    <w:name w:val="Table Text"/>
    <w:basedOn w:val="Normal"/>
    <w:uiPriority w:val="4"/>
    <w:qFormat/>
    <w:rsid w:val="00D7195A"/>
    <w:pPr>
      <w:widowControl/>
      <w:suppressAutoHyphens w:val="0"/>
      <w:spacing w:before="80" w:after="80"/>
    </w:pPr>
    <w:rPr>
      <w:rFonts w:eastAsia="MS Mincho" w:cs="Times New Roman"/>
      <w:kern w:val="0"/>
      <w:szCs w:val="22"/>
      <w:lang w:eastAsia="en-US" w:bidi="ar-SA"/>
    </w:rPr>
  </w:style>
  <w:style w:type="paragraph" w:customStyle="1" w:styleId="Answertext">
    <w:name w:val="Answer text"/>
    <w:basedOn w:val="Normal"/>
    <w:uiPriority w:val="4"/>
    <w:qFormat/>
    <w:rsid w:val="00C02BD0"/>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C02BD0"/>
    <w:pPr>
      <w:ind w:left="567"/>
    </w:pPr>
  </w:style>
  <w:style w:type="paragraph" w:customStyle="1" w:styleId="Bullet-sub3">
    <w:name w:val="Bullet - sub3"/>
    <w:basedOn w:val="ListParagraph"/>
    <w:uiPriority w:val="4"/>
    <w:qFormat/>
    <w:rsid w:val="00BA302A"/>
    <w:pPr>
      <w:widowControl/>
      <w:numPr>
        <w:numId w:val="10"/>
      </w:numPr>
      <w:tabs>
        <w:tab w:val="left" w:pos="1701"/>
      </w:tabs>
      <w:suppressAutoHyphens w:val="0"/>
      <w:ind w:left="1701" w:hanging="567"/>
      <w:contextualSpacing w:val="0"/>
    </w:pPr>
    <w:rPr>
      <w:rFonts w:eastAsia="Calibri" w:cs="Times New Roman"/>
      <w:kern w:val="0"/>
      <w:szCs w:val="22"/>
      <w:lang w:eastAsia="en-US" w:bidi="ar-SA"/>
    </w:rPr>
  </w:style>
  <w:style w:type="paragraph" w:customStyle="1" w:styleId="Answerbullet-sub3">
    <w:name w:val="Answer bullet - sub3"/>
    <w:basedOn w:val="Bullet-sub3"/>
    <w:uiPriority w:val="4"/>
    <w:qFormat/>
    <w:rsid w:val="00C02BD0"/>
    <w:rPr>
      <w:color w:val="FF0000"/>
    </w:rPr>
  </w:style>
  <w:style w:type="paragraph" w:customStyle="1" w:styleId="Calloutbullet-sub3">
    <w:name w:val="Callout bullet - sub3"/>
    <w:basedOn w:val="Answerbullet-sub3"/>
    <w:uiPriority w:val="4"/>
    <w:qFormat/>
    <w:rsid w:val="00D7195A"/>
    <w:rPr>
      <w:color w:val="auto"/>
    </w:rPr>
  </w:style>
  <w:style w:type="paragraph" w:customStyle="1" w:styleId="Answercalloutbullet-sub3">
    <w:name w:val="Answer callout bullet - sub3"/>
    <w:basedOn w:val="Answerbullet-sub3"/>
    <w:uiPriority w:val="4"/>
    <w:qFormat/>
    <w:rsid w:val="00D7195A"/>
  </w:style>
  <w:style w:type="paragraph" w:customStyle="1" w:styleId="Tablebullet-sub2">
    <w:name w:val="Table bullet - sub2"/>
    <w:basedOn w:val="Bullet-sub2"/>
    <w:uiPriority w:val="4"/>
    <w:qFormat/>
    <w:rsid w:val="00BA302A"/>
    <w:pPr>
      <w:numPr>
        <w:numId w:val="14"/>
      </w:numPr>
      <w:spacing w:before="80" w:after="80"/>
    </w:pPr>
  </w:style>
  <w:style w:type="paragraph" w:customStyle="1" w:styleId="Tablebullet-sub3">
    <w:name w:val="Table bullet - sub3"/>
    <w:basedOn w:val="Bullet-sub3"/>
    <w:uiPriority w:val="4"/>
    <w:qFormat/>
    <w:rsid w:val="00BA302A"/>
    <w:pPr>
      <w:numPr>
        <w:numId w:val="15"/>
      </w:numPr>
      <w:spacing w:before="80" w:after="80"/>
    </w:pPr>
  </w:style>
  <w:style w:type="character" w:customStyle="1" w:styleId="Heading4Char">
    <w:name w:val="Heading 4 Char"/>
    <w:basedOn w:val="DefaultParagraphFont"/>
    <w:link w:val="Heading4"/>
    <w:uiPriority w:val="9"/>
    <w:semiHidden/>
    <w:rsid w:val="00D7195A"/>
    <w:rPr>
      <w:rFonts w:asciiTheme="majorHAnsi" w:eastAsiaTheme="majorEastAsia" w:hAnsiTheme="majorHAnsi" w:cs="Mangal"/>
      <w:b/>
      <w:bCs/>
      <w:i/>
      <w:iCs/>
      <w:kern w:val="1"/>
      <w:sz w:val="22"/>
      <w:szCs w:val="24"/>
      <w:lang w:eastAsia="hi-IN" w:bidi="hi-IN"/>
    </w:rPr>
  </w:style>
  <w:style w:type="paragraph" w:customStyle="1" w:styleId="Answercheckbox-main">
    <w:name w:val="Answer checkbox - main"/>
    <w:basedOn w:val="Answerbullet-main"/>
    <w:uiPriority w:val="4"/>
    <w:qFormat/>
    <w:rsid w:val="002B7303"/>
    <w:pPr>
      <w:numPr>
        <w:numId w:val="12"/>
      </w:numPr>
      <w:ind w:left="567" w:hanging="567"/>
    </w:pPr>
  </w:style>
  <w:style w:type="paragraph" w:customStyle="1" w:styleId="Checkbox">
    <w:name w:val="Checkbox"/>
    <w:basedOn w:val="Answercheckbox-main"/>
    <w:uiPriority w:val="4"/>
    <w:qFormat/>
    <w:rsid w:val="002B7303"/>
    <w:pPr>
      <w:numPr>
        <w:numId w:val="13"/>
      </w:numPr>
      <w:ind w:left="567" w:hanging="567"/>
    </w:pPr>
    <w:rPr>
      <w:color w:val="auto"/>
    </w:rPr>
  </w:style>
  <w:style w:type="paragraph" w:customStyle="1" w:styleId="Checkbox-main">
    <w:name w:val="Checkbox - main"/>
    <w:basedOn w:val="Answercheckbox-main"/>
    <w:uiPriority w:val="4"/>
    <w:qFormat/>
    <w:rsid w:val="002B7303"/>
    <w:pPr>
      <w:numPr>
        <w:numId w:val="0"/>
      </w:numPr>
      <w:ind w:left="567" w:hanging="567"/>
    </w:pPr>
    <w:rPr>
      <w:color w:val="auto"/>
    </w:rPr>
  </w:style>
  <w:style w:type="paragraph" w:customStyle="1" w:styleId="Checkbox-sub2">
    <w:name w:val="Checkbox - sub2"/>
    <w:basedOn w:val="Checkbox-main"/>
    <w:qFormat/>
    <w:rsid w:val="002B7303"/>
    <w:pPr>
      <w:tabs>
        <w:tab w:val="clear" w:pos="567"/>
        <w:tab w:val="left" w:pos="1134"/>
      </w:tabs>
      <w:ind w:left="1134"/>
    </w:pPr>
  </w:style>
  <w:style w:type="paragraph" w:customStyle="1" w:styleId="Answercheckbox-sub2">
    <w:name w:val="Answer checkbox - sub2"/>
    <w:basedOn w:val="Answercheckbox-main"/>
    <w:uiPriority w:val="4"/>
    <w:qFormat/>
    <w:rsid w:val="002B7303"/>
    <w:pPr>
      <w:tabs>
        <w:tab w:val="clear" w:pos="567"/>
        <w:tab w:val="left" w:pos="1134"/>
      </w:tabs>
      <w:ind w:left="1134"/>
    </w:pPr>
  </w:style>
  <w:style w:type="character" w:styleId="PlaceholderText">
    <w:name w:val="Placeholder Text"/>
    <w:basedOn w:val="DefaultParagraphFont"/>
    <w:uiPriority w:val="99"/>
    <w:semiHidden/>
    <w:rsid w:val="000A69AE"/>
    <w:rPr>
      <w:color w:val="808080"/>
    </w:rPr>
  </w:style>
  <w:style w:type="paragraph" w:customStyle="1" w:styleId="Tableindent">
    <w:name w:val="Table indent"/>
    <w:basedOn w:val="TableText0"/>
    <w:qFormat/>
    <w:rsid w:val="002F1F38"/>
    <w:pPr>
      <w:ind w:left="567"/>
    </w:pPr>
  </w:style>
  <w:style w:type="paragraph" w:customStyle="1" w:styleId="Tableindent-sub2">
    <w:name w:val="Table indent - sub2"/>
    <w:basedOn w:val="Tableindent"/>
    <w:qFormat/>
    <w:rsid w:val="002F1F38"/>
    <w:pPr>
      <w:ind w:left="1134"/>
    </w:pPr>
  </w:style>
  <w:style w:type="paragraph" w:customStyle="1" w:styleId="Tableindent-sub3">
    <w:name w:val="Table indent - sub3"/>
    <w:basedOn w:val="Tableindent-sub2"/>
    <w:qFormat/>
    <w:rsid w:val="002F1F38"/>
    <w:pPr>
      <w:ind w:left="1701"/>
    </w:pPr>
  </w:style>
  <w:style w:type="character" w:customStyle="1" w:styleId="ListParagraphChar">
    <w:name w:val="List Paragraph Char"/>
    <w:link w:val="ListParagraph"/>
    <w:uiPriority w:val="34"/>
    <w:rsid w:val="008B6CED"/>
    <w:rPr>
      <w:rFonts w:ascii="Arial" w:eastAsia="SimSun" w:hAnsi="Arial" w:cs="Mangal"/>
      <w:kern w:val="1"/>
      <w:sz w:val="22"/>
      <w:szCs w:val="21"/>
      <w:lang w:eastAsia="hi-IN" w:bidi="hi-IN"/>
    </w:rPr>
  </w:style>
  <w:style w:type="character" w:customStyle="1" w:styleId="normaltextrun">
    <w:name w:val="normaltextrun"/>
    <w:basedOn w:val="DefaultParagraphFont"/>
    <w:rsid w:val="008B6CED"/>
  </w:style>
  <w:style w:type="character" w:customStyle="1" w:styleId="eop">
    <w:name w:val="eop"/>
    <w:basedOn w:val="DefaultParagraphFont"/>
    <w:rsid w:val="008B6C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688307">
      <w:bodyDiv w:val="1"/>
      <w:marLeft w:val="0"/>
      <w:marRight w:val="0"/>
      <w:marTop w:val="0"/>
      <w:marBottom w:val="0"/>
      <w:divBdr>
        <w:top w:val="none" w:sz="0" w:space="0" w:color="auto"/>
        <w:left w:val="none" w:sz="0" w:space="0" w:color="auto"/>
        <w:bottom w:val="none" w:sz="0" w:space="0" w:color="auto"/>
        <w:right w:val="none" w:sz="0" w:space="0" w:color="auto"/>
      </w:divBdr>
    </w:div>
    <w:div w:id="652833074">
      <w:bodyDiv w:val="1"/>
      <w:marLeft w:val="0"/>
      <w:marRight w:val="0"/>
      <w:marTop w:val="0"/>
      <w:marBottom w:val="0"/>
      <w:divBdr>
        <w:top w:val="none" w:sz="0" w:space="0" w:color="auto"/>
        <w:left w:val="none" w:sz="0" w:space="0" w:color="auto"/>
        <w:bottom w:val="none" w:sz="0" w:space="0" w:color="auto"/>
        <w:right w:val="none" w:sz="0" w:space="0" w:color="auto"/>
      </w:divBdr>
    </w:div>
    <w:div w:id="859708442">
      <w:bodyDiv w:val="1"/>
      <w:marLeft w:val="0"/>
      <w:marRight w:val="0"/>
      <w:marTop w:val="0"/>
      <w:marBottom w:val="0"/>
      <w:divBdr>
        <w:top w:val="none" w:sz="0" w:space="0" w:color="auto"/>
        <w:left w:val="none" w:sz="0" w:space="0" w:color="auto"/>
        <w:bottom w:val="none" w:sz="0" w:space="0" w:color="auto"/>
        <w:right w:val="none" w:sz="0" w:space="0" w:color="auto"/>
      </w:divBdr>
    </w:div>
    <w:div w:id="1505558783">
      <w:bodyDiv w:val="1"/>
      <w:marLeft w:val="0"/>
      <w:marRight w:val="0"/>
      <w:marTop w:val="0"/>
      <w:marBottom w:val="0"/>
      <w:divBdr>
        <w:top w:val="none" w:sz="0" w:space="0" w:color="auto"/>
        <w:left w:val="none" w:sz="0" w:space="0" w:color="auto"/>
        <w:bottom w:val="none" w:sz="0" w:space="0" w:color="auto"/>
        <w:right w:val="none" w:sz="0" w:space="0" w:color="auto"/>
      </w:divBdr>
    </w:div>
    <w:div w:id="1813598623">
      <w:bodyDiv w:val="1"/>
      <w:marLeft w:val="0"/>
      <w:marRight w:val="0"/>
      <w:marTop w:val="0"/>
      <w:marBottom w:val="0"/>
      <w:divBdr>
        <w:top w:val="none" w:sz="0" w:space="0" w:color="auto"/>
        <w:left w:val="none" w:sz="0" w:space="0" w:color="auto"/>
        <w:bottom w:val="none" w:sz="0" w:space="0" w:color="auto"/>
        <w:right w:val="none" w:sz="0" w:space="0" w:color="auto"/>
      </w:divBdr>
    </w:div>
    <w:div w:id="214592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asswordreset.tafeqld.edu.au/default.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nnect.tafeqld.edu.au/d2l/login"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c2caae3d-4ebd-4b1e-bbee-9120e1400e9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8054A325772F54BB051F3DDAEE07BC3" ma:contentTypeVersion="12" ma:contentTypeDescription="Create a new document." ma:contentTypeScope="" ma:versionID="34c6b14e0b771fd2c317702364121910">
  <xsd:schema xmlns:xsd="http://www.w3.org/2001/XMLSchema" xmlns:xs="http://www.w3.org/2001/XMLSchema" xmlns:p="http://schemas.microsoft.com/office/2006/metadata/properties" xmlns:ns2="c2caae3d-4ebd-4b1e-bbee-9120e1400e92" xmlns:ns3="688aeeea-db70-49fc-acfa-1a2dd513aa3d" targetNamespace="http://schemas.microsoft.com/office/2006/metadata/properties" ma:root="true" ma:fieldsID="29c5874044d1e7ab7e08a6fccbacbff1" ns2:_="" ns3:_="">
    <xsd:import namespace="c2caae3d-4ebd-4b1e-bbee-9120e1400e92"/>
    <xsd:import namespace="688aeeea-db70-49fc-acfa-1a2dd513aa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aae3d-4ebd-4b1e-bbee-9120e1400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8aeeea-db70-49fc-acfa-1a2dd513aa3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A3D1D5-5943-49EE-B324-315C72056F9E}">
  <ds:schemaRefs>
    <ds:schemaRef ds:uri="http://schemas.microsoft.com/office/2006/metadata/properties"/>
    <ds:schemaRef ds:uri="http://schemas.microsoft.com/office/infopath/2007/PartnerControls"/>
    <ds:schemaRef ds:uri="c2caae3d-4ebd-4b1e-bbee-9120e1400e92"/>
  </ds:schemaRefs>
</ds:datastoreItem>
</file>

<file path=customXml/itemProps2.xml><?xml version="1.0" encoding="utf-8"?>
<ds:datastoreItem xmlns:ds="http://schemas.openxmlformats.org/officeDocument/2006/customXml" ds:itemID="{2B53A43F-58CA-4347-BE6C-D0796C9A4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aae3d-4ebd-4b1e-bbee-9120e1400e92"/>
    <ds:schemaRef ds:uri="688aeeea-db70-49fc-acfa-1a2dd513aa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9BE64E-A03D-47A1-A225-512A2CB34644}">
  <ds:schemaRefs>
    <ds:schemaRef ds:uri="http://schemas.microsoft.com/sharepoint/v3/contenttype/forms"/>
  </ds:schemaRefs>
</ds:datastoreItem>
</file>

<file path=customXml/itemProps4.xml><?xml version="1.0" encoding="utf-8"?>
<ds:datastoreItem xmlns:ds="http://schemas.openxmlformats.org/officeDocument/2006/customXml" ds:itemID="{1CBF0424-3931-465F-9E1B-9CEC0283B1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1160</Words>
  <Characters>6616</Characters>
  <Application>Microsoft Office Word</Application>
  <DocSecurity>0</DocSecurity>
  <Lines>55</Lines>
  <Paragraphs>15</Paragraphs>
  <ScaleCrop>false</ScaleCrop>
  <Company>TAFE Queensland</Company>
  <LinksUpToDate>false</LinksUpToDate>
  <CharactersWithSpaces>7761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Bush, Fiona</dc:creator>
  <cp:lastModifiedBy>OST Database Group</cp:lastModifiedBy>
  <cp:revision>20</cp:revision>
  <dcterms:created xsi:type="dcterms:W3CDTF">2021-05-28T00:54:00Z</dcterms:created>
  <dcterms:modified xsi:type="dcterms:W3CDTF">2023-09-18T01:31:00Z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0x01010038054A325772F54BB051F3DDAEE07BC3</vt:lpwstr>
  </property>
</Properties>
</file>