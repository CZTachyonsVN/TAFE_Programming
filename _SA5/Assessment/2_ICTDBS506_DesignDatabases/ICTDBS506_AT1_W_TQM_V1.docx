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96FFA6" w14:textId="0FE2D393" w:rsidR="009A47A7" w:rsidRPr="00772988" w:rsidRDefault="009A47A7" w:rsidP="009A47A7">
      <w:pPr>
        <w:rPr>
          <w:rFonts w:cs="Arial"/>
          <w:i/>
          <w:sz w:val="20"/>
          <w:szCs w:val="20"/>
        </w:rPr>
      </w:pPr>
    </w:p>
    <w:tbl>
      <w:tblPr>
        <w:tblStyle w:val="TableGrid"/>
        <w:tblW w:w="4897" w:type="pct"/>
        <w:tblInd w:w="108" w:type="dxa"/>
        <w:tblBorders>
          <w:insideH w:val="single" w:sz="6" w:space="0" w:color="auto"/>
          <w:insideV w:val="single" w:sz="6" w:space="0" w:color="auto"/>
        </w:tblBorders>
        <w:tblLook w:val="04A0" w:firstRow="1" w:lastRow="0" w:firstColumn="1" w:lastColumn="0" w:noHBand="0" w:noVBand="1"/>
      </w:tblPr>
      <w:tblGrid>
        <w:gridCol w:w="2418"/>
        <w:gridCol w:w="220"/>
        <w:gridCol w:w="3331"/>
        <w:gridCol w:w="2029"/>
        <w:gridCol w:w="580"/>
        <w:gridCol w:w="1627"/>
      </w:tblGrid>
      <w:tr w:rsidR="000D2BEA" w:rsidRPr="00701785" w14:paraId="6123A84A" w14:textId="77777777" w:rsidTr="00CD7D6C">
        <w:tc>
          <w:tcPr>
            <w:tcW w:w="1293" w:type="pct"/>
            <w:gridSpan w:val="2"/>
            <w:shd w:val="clear" w:color="auto" w:fill="D9D9D9" w:themeFill="background1" w:themeFillShade="D9"/>
            <w:vAlign w:val="center"/>
          </w:tcPr>
          <w:p w14:paraId="6123A846" w14:textId="472A6132" w:rsidR="000D2BEA" w:rsidRPr="00776895" w:rsidRDefault="000D2BEA" w:rsidP="00CD7D6C">
            <w:pPr>
              <w:pStyle w:val="Tableheading"/>
            </w:pPr>
            <w:r w:rsidRPr="00776895">
              <w:t>Student Name</w:t>
            </w:r>
          </w:p>
        </w:tc>
        <w:tc>
          <w:tcPr>
            <w:tcW w:w="1632" w:type="pct"/>
            <w:vAlign w:val="center"/>
          </w:tcPr>
          <w:p w14:paraId="6123A847" w14:textId="53BCEAE2" w:rsidR="000D2BEA" w:rsidRPr="00776895" w:rsidRDefault="008B1A1F" w:rsidP="00CD7D6C">
            <w:pPr>
              <w:pStyle w:val="Tabletext"/>
            </w:pPr>
            <w:bookmarkStart w:id="0" w:name="StudentName"/>
            <w:bookmarkEnd w:id="0"/>
            <w:r>
              <w:t xml:space="preserve"> </w:t>
            </w:r>
          </w:p>
        </w:tc>
        <w:tc>
          <w:tcPr>
            <w:tcW w:w="994" w:type="pct"/>
            <w:shd w:val="clear" w:color="auto" w:fill="D9D9D9" w:themeFill="background1" w:themeFillShade="D9"/>
            <w:vAlign w:val="center"/>
          </w:tcPr>
          <w:p w14:paraId="6123A848" w14:textId="77777777" w:rsidR="000D2BEA" w:rsidRPr="00776895" w:rsidRDefault="000D2BEA" w:rsidP="00CD7D6C">
            <w:pPr>
              <w:pStyle w:val="Tableheading"/>
            </w:pPr>
            <w:r w:rsidRPr="00776895">
              <w:t>Student Number</w:t>
            </w:r>
          </w:p>
        </w:tc>
        <w:tc>
          <w:tcPr>
            <w:tcW w:w="1081" w:type="pct"/>
            <w:gridSpan w:val="2"/>
            <w:vAlign w:val="center"/>
          </w:tcPr>
          <w:p w14:paraId="6123A849" w14:textId="77777777" w:rsidR="000D2BEA" w:rsidRPr="00776895" w:rsidRDefault="000D2BEA" w:rsidP="00CD7D6C">
            <w:pPr>
              <w:pStyle w:val="Tabletext"/>
            </w:pPr>
            <w:bookmarkStart w:id="1" w:name="StudentNbr"/>
            <w:bookmarkEnd w:id="1"/>
          </w:p>
        </w:tc>
      </w:tr>
      <w:tr w:rsidR="000443A8" w:rsidRPr="00046986" w14:paraId="6123A84D" w14:textId="77777777" w:rsidTr="00CD7D6C">
        <w:tc>
          <w:tcPr>
            <w:tcW w:w="1293" w:type="pct"/>
            <w:gridSpan w:val="2"/>
            <w:shd w:val="clear" w:color="auto" w:fill="D9D9D9" w:themeFill="background1" w:themeFillShade="D9"/>
            <w:vAlign w:val="center"/>
          </w:tcPr>
          <w:p w14:paraId="6123A84B" w14:textId="77777777" w:rsidR="000443A8" w:rsidRPr="00776895" w:rsidRDefault="000443A8" w:rsidP="00CD7D6C">
            <w:pPr>
              <w:pStyle w:val="Tableheading"/>
              <w:rPr>
                <w:szCs w:val="22"/>
              </w:rPr>
            </w:pPr>
            <w:r w:rsidRPr="00776895">
              <w:rPr>
                <w:szCs w:val="22"/>
              </w:rPr>
              <w:t>Unit Code/s &amp; Name/s</w:t>
            </w:r>
          </w:p>
        </w:tc>
        <w:tc>
          <w:tcPr>
            <w:tcW w:w="3707" w:type="pct"/>
            <w:gridSpan w:val="4"/>
            <w:vAlign w:val="center"/>
          </w:tcPr>
          <w:p w14:paraId="6123A84C" w14:textId="5E1ED566" w:rsidR="000443A8" w:rsidRPr="00776895" w:rsidRDefault="006E5AA2" w:rsidP="00CD7D6C">
            <w:pPr>
              <w:pStyle w:val="TableText0"/>
            </w:pPr>
            <w:bookmarkStart w:id="2" w:name="UnitCode_Name"/>
            <w:bookmarkEnd w:id="2"/>
            <w:r w:rsidRPr="006E5AA2">
              <w:rPr>
                <w:rFonts w:cs="Arial"/>
              </w:rPr>
              <w:t>ICTDBS506 - Design databases</w:t>
            </w:r>
          </w:p>
        </w:tc>
      </w:tr>
      <w:tr w:rsidR="00B93550" w:rsidRPr="00046986" w14:paraId="05D092B7" w14:textId="77777777" w:rsidTr="00CD7D6C">
        <w:tc>
          <w:tcPr>
            <w:tcW w:w="1293" w:type="pct"/>
            <w:gridSpan w:val="2"/>
            <w:shd w:val="clear" w:color="auto" w:fill="D9D9D9" w:themeFill="background1" w:themeFillShade="D9"/>
            <w:vAlign w:val="center"/>
          </w:tcPr>
          <w:p w14:paraId="3A2D1B88" w14:textId="731AF88E" w:rsidR="00B93550" w:rsidRPr="00B93550" w:rsidRDefault="00B93550" w:rsidP="00CD7D6C">
            <w:pPr>
              <w:pStyle w:val="Tableheading"/>
              <w:rPr>
                <w:b w:val="0"/>
                <w:i/>
                <w:szCs w:val="22"/>
              </w:rPr>
            </w:pPr>
            <w:r>
              <w:rPr>
                <w:szCs w:val="22"/>
              </w:rPr>
              <w:t xml:space="preserve">Cluster Name </w:t>
            </w:r>
            <w:r w:rsidR="00CD7D6C">
              <w:rPr>
                <w:szCs w:val="22"/>
              </w:rPr>
              <w:br/>
            </w:r>
            <w:r w:rsidRPr="00B93550">
              <w:rPr>
                <w:b w:val="0"/>
                <w:i/>
                <w:sz w:val="18"/>
                <w:szCs w:val="22"/>
              </w:rPr>
              <w:t xml:space="preserve">If applicable </w:t>
            </w:r>
          </w:p>
        </w:tc>
        <w:tc>
          <w:tcPr>
            <w:tcW w:w="3707" w:type="pct"/>
            <w:gridSpan w:val="4"/>
            <w:vAlign w:val="center"/>
          </w:tcPr>
          <w:p w14:paraId="6F861495" w14:textId="017F4282" w:rsidR="00B93550" w:rsidRDefault="006E5AA2" w:rsidP="00CD7D6C">
            <w:pPr>
              <w:pStyle w:val="TableText0"/>
              <w:rPr>
                <w:rFonts w:cs="Arial"/>
              </w:rPr>
            </w:pPr>
            <w:r>
              <w:rPr>
                <w:rFonts w:cs="Arial"/>
              </w:rPr>
              <w:t>N/A</w:t>
            </w:r>
          </w:p>
        </w:tc>
      </w:tr>
      <w:tr w:rsidR="007026C1" w:rsidRPr="00046986" w14:paraId="6123A850" w14:textId="77777777" w:rsidTr="00CD7D6C">
        <w:tc>
          <w:tcPr>
            <w:tcW w:w="1293" w:type="pct"/>
            <w:gridSpan w:val="2"/>
            <w:shd w:val="clear" w:color="auto" w:fill="D9D9D9" w:themeFill="background1" w:themeFillShade="D9"/>
            <w:vAlign w:val="center"/>
          </w:tcPr>
          <w:p w14:paraId="6123A84E" w14:textId="77777777" w:rsidR="007026C1" w:rsidRPr="00776895" w:rsidRDefault="007026C1" w:rsidP="00CD7D6C">
            <w:pPr>
              <w:pStyle w:val="Tableheading"/>
              <w:rPr>
                <w:szCs w:val="22"/>
              </w:rPr>
            </w:pPr>
            <w:r w:rsidRPr="00776895">
              <w:rPr>
                <w:szCs w:val="22"/>
              </w:rPr>
              <w:t>Assessment Type</w:t>
            </w:r>
          </w:p>
        </w:tc>
        <w:tc>
          <w:tcPr>
            <w:tcW w:w="3707" w:type="pct"/>
            <w:gridSpan w:val="4"/>
            <w:vAlign w:val="center"/>
          </w:tcPr>
          <w:p w14:paraId="6123A84F" w14:textId="0CCEFAC6" w:rsidR="007026C1" w:rsidRPr="00776895" w:rsidRDefault="007A3614" w:rsidP="00CD7D6C">
            <w:pPr>
              <w:pStyle w:val="Tabletext"/>
            </w:pPr>
            <w:sdt>
              <w:sdtPr>
                <w:id w:val="-1177653907"/>
                <w14:checkbox>
                  <w14:checked w14:val="0"/>
                  <w14:checkedState w14:val="2612" w14:font="MS Gothic"/>
                  <w14:uncheckedState w14:val="2610" w14:font="MS Gothic"/>
                </w14:checkbox>
              </w:sdtPr>
              <w:sdtEndPr/>
              <w:sdtContent>
                <w:r w:rsidR="00B93550">
                  <w:rPr>
                    <w:rFonts w:ascii="MS Gothic" w:eastAsia="MS Gothic" w:hAnsi="MS Gothic" w:hint="eastAsia"/>
                  </w:rPr>
                  <w:t>☐</w:t>
                </w:r>
              </w:sdtContent>
            </w:sdt>
            <w:r w:rsidR="007026C1" w:rsidRPr="00776895">
              <w:t xml:space="preserve"> </w:t>
            </w:r>
            <w:r w:rsidR="00C5150E" w:rsidRPr="00776895">
              <w:t>Case Study</w:t>
            </w:r>
            <w:r w:rsidR="007026C1" w:rsidRPr="00776895">
              <w:t xml:space="preserve">    </w:t>
            </w:r>
            <w:sdt>
              <w:sdtPr>
                <w:id w:val="836107427"/>
                <w14:checkbox>
                  <w14:checked w14:val="0"/>
                  <w14:checkedState w14:val="2612" w14:font="MS Gothic"/>
                  <w14:uncheckedState w14:val="2610" w14:font="MS Gothic"/>
                </w14:checkbox>
              </w:sdtPr>
              <w:sdtEndPr/>
              <w:sdtContent>
                <w:r w:rsidR="006E5AA2">
                  <w:rPr>
                    <w:rFonts w:ascii="MS Gothic" w:eastAsia="MS Gothic" w:hAnsi="MS Gothic" w:hint="eastAsia"/>
                  </w:rPr>
                  <w:t>☐</w:t>
                </w:r>
              </w:sdtContent>
            </w:sdt>
            <w:r w:rsidR="007026C1" w:rsidRPr="00776895">
              <w:t xml:space="preserve"> Assignment    </w:t>
            </w:r>
            <w:sdt>
              <w:sdtPr>
                <w:id w:val="2069839918"/>
                <w14:checkbox>
                  <w14:checked w14:val="0"/>
                  <w14:checkedState w14:val="2612" w14:font="MS Gothic"/>
                  <w14:uncheckedState w14:val="2610" w14:font="MS Gothic"/>
                </w14:checkbox>
              </w:sdtPr>
              <w:sdtEndPr/>
              <w:sdtContent>
                <w:r w:rsidR="00B93550">
                  <w:rPr>
                    <w:rFonts w:ascii="MS Gothic" w:eastAsia="MS Gothic" w:hAnsi="MS Gothic" w:hint="eastAsia"/>
                  </w:rPr>
                  <w:t>☐</w:t>
                </w:r>
              </w:sdtContent>
            </w:sdt>
            <w:r w:rsidR="007026C1" w:rsidRPr="00776895">
              <w:t xml:space="preserve"> Project    </w:t>
            </w:r>
            <w:sdt>
              <w:sdtPr>
                <w:id w:val="-1461179469"/>
                <w14:checkbox>
                  <w14:checked w14:val="1"/>
                  <w14:checkedState w14:val="2612" w14:font="MS Gothic"/>
                  <w14:uncheckedState w14:val="2610" w14:font="MS Gothic"/>
                </w14:checkbox>
              </w:sdtPr>
              <w:sdtEndPr/>
              <w:sdtContent>
                <w:r w:rsidR="006E5AA2">
                  <w:rPr>
                    <w:rFonts w:ascii="MS Gothic" w:eastAsia="MS Gothic" w:hAnsi="MS Gothic" w:hint="eastAsia"/>
                  </w:rPr>
                  <w:t>☒</w:t>
                </w:r>
              </w:sdtContent>
            </w:sdt>
            <w:r w:rsidR="007026C1" w:rsidRPr="00776895">
              <w:t xml:space="preserve"> Other </w:t>
            </w:r>
            <w:r w:rsidR="007026C1" w:rsidRPr="00776895">
              <w:rPr>
                <w:i/>
              </w:rPr>
              <w:t>(specify)</w:t>
            </w:r>
          </w:p>
        </w:tc>
      </w:tr>
      <w:tr w:rsidR="000443A8" w:rsidRPr="00046986" w14:paraId="6123A853" w14:textId="77777777" w:rsidTr="00CD7D6C">
        <w:tc>
          <w:tcPr>
            <w:tcW w:w="1293" w:type="pct"/>
            <w:gridSpan w:val="2"/>
            <w:shd w:val="clear" w:color="auto" w:fill="D9D9D9" w:themeFill="background1" w:themeFillShade="D9"/>
            <w:vAlign w:val="center"/>
          </w:tcPr>
          <w:p w14:paraId="6123A851" w14:textId="54BB6EF5" w:rsidR="000443A8" w:rsidRPr="00776895" w:rsidRDefault="000443A8" w:rsidP="00CD7D6C">
            <w:pPr>
              <w:pStyle w:val="Tableheading"/>
              <w:rPr>
                <w:szCs w:val="22"/>
              </w:rPr>
            </w:pPr>
            <w:r w:rsidRPr="00512755">
              <w:t>Assessment Name</w:t>
            </w:r>
          </w:p>
        </w:tc>
        <w:tc>
          <w:tcPr>
            <w:tcW w:w="1632" w:type="pct"/>
            <w:vAlign w:val="center"/>
          </w:tcPr>
          <w:p w14:paraId="63CE34B7" w14:textId="3A36A63D" w:rsidR="000443A8" w:rsidRPr="00776895" w:rsidRDefault="006E7A7C" w:rsidP="00CD7D6C">
            <w:pPr>
              <w:pStyle w:val="Tabletext"/>
            </w:pPr>
            <w:r>
              <w:t xml:space="preserve">AT1 - </w:t>
            </w:r>
            <w:r w:rsidR="006E5AA2">
              <w:t>Database research questions</w:t>
            </w:r>
          </w:p>
        </w:tc>
        <w:tc>
          <w:tcPr>
            <w:tcW w:w="1278" w:type="pct"/>
            <w:gridSpan w:val="2"/>
            <w:shd w:val="clear" w:color="auto" w:fill="D9D9D9" w:themeFill="background1" w:themeFillShade="D9"/>
            <w:vAlign w:val="center"/>
          </w:tcPr>
          <w:p w14:paraId="78C93D0C" w14:textId="3288E2A2" w:rsidR="000443A8" w:rsidRPr="00776895" w:rsidRDefault="000443A8" w:rsidP="00CD7D6C">
            <w:pPr>
              <w:pStyle w:val="Tableheading"/>
            </w:pPr>
            <w:r w:rsidRPr="00AF3341">
              <w:t>Assessment Task No.</w:t>
            </w:r>
            <w:r w:rsidRPr="00512755">
              <w:t xml:space="preserve"> </w:t>
            </w:r>
          </w:p>
        </w:tc>
        <w:tc>
          <w:tcPr>
            <w:tcW w:w="797" w:type="pct"/>
            <w:vAlign w:val="center"/>
          </w:tcPr>
          <w:p w14:paraId="6123A852" w14:textId="4CC3904F" w:rsidR="000443A8" w:rsidRPr="00776895" w:rsidRDefault="006E5AA2" w:rsidP="00CD7D6C">
            <w:pPr>
              <w:pStyle w:val="Tabletext"/>
            </w:pPr>
            <w:r>
              <w:rPr>
                <w:szCs w:val="22"/>
              </w:rPr>
              <w:t>1</w:t>
            </w:r>
            <w:r w:rsidR="000443A8">
              <w:rPr>
                <w:szCs w:val="22"/>
              </w:rPr>
              <w:t xml:space="preserve"> of </w:t>
            </w:r>
            <w:r>
              <w:rPr>
                <w:szCs w:val="22"/>
              </w:rPr>
              <w:t>2</w:t>
            </w:r>
          </w:p>
        </w:tc>
      </w:tr>
      <w:tr w:rsidR="000D2BEA" w:rsidRPr="00046986" w14:paraId="6123A858" w14:textId="77777777" w:rsidTr="00CD7D6C">
        <w:tc>
          <w:tcPr>
            <w:tcW w:w="1293" w:type="pct"/>
            <w:gridSpan w:val="2"/>
            <w:shd w:val="clear" w:color="auto" w:fill="D9D9D9" w:themeFill="background1" w:themeFillShade="D9"/>
            <w:vAlign w:val="center"/>
          </w:tcPr>
          <w:p w14:paraId="6123A854" w14:textId="77777777" w:rsidR="000D2BEA" w:rsidRPr="00776895" w:rsidRDefault="000D2BEA" w:rsidP="00CD7D6C">
            <w:pPr>
              <w:pStyle w:val="Tableheading"/>
              <w:rPr>
                <w:szCs w:val="22"/>
              </w:rPr>
            </w:pPr>
            <w:r w:rsidRPr="00776895">
              <w:rPr>
                <w:szCs w:val="22"/>
              </w:rPr>
              <w:t>Assessment Due Date</w:t>
            </w:r>
          </w:p>
        </w:tc>
        <w:tc>
          <w:tcPr>
            <w:tcW w:w="1632" w:type="pct"/>
            <w:vAlign w:val="center"/>
          </w:tcPr>
          <w:p w14:paraId="6123A855" w14:textId="39743CD6" w:rsidR="000D2BEA" w:rsidRPr="00776895" w:rsidRDefault="000F134E" w:rsidP="0053053D">
            <w:pPr>
              <w:pStyle w:val="Tabletext"/>
            </w:pPr>
            <w:bookmarkStart w:id="3" w:name="AssessDate"/>
            <w:bookmarkEnd w:id="3"/>
            <w:r>
              <w:t xml:space="preserve">Week </w:t>
            </w:r>
            <w:r w:rsidR="0053053D">
              <w:t>8</w:t>
            </w:r>
          </w:p>
        </w:tc>
        <w:tc>
          <w:tcPr>
            <w:tcW w:w="994" w:type="pct"/>
            <w:shd w:val="clear" w:color="auto" w:fill="D9D9D9" w:themeFill="background1" w:themeFillShade="D9"/>
            <w:vAlign w:val="center"/>
          </w:tcPr>
          <w:p w14:paraId="6123A856" w14:textId="1E112068" w:rsidR="000D2BEA" w:rsidRPr="00776895" w:rsidRDefault="000D2BEA" w:rsidP="00CD7D6C">
            <w:pPr>
              <w:pStyle w:val="Tableheading"/>
            </w:pPr>
            <w:r w:rsidRPr="00776895">
              <w:t>Date</w:t>
            </w:r>
            <w:r w:rsidR="000443A8">
              <w:t xml:space="preserve"> S</w:t>
            </w:r>
            <w:r w:rsidR="009C26B7">
              <w:t>ubmitted</w:t>
            </w:r>
          </w:p>
        </w:tc>
        <w:tc>
          <w:tcPr>
            <w:tcW w:w="1081" w:type="pct"/>
            <w:gridSpan w:val="2"/>
            <w:vAlign w:val="center"/>
          </w:tcPr>
          <w:p w14:paraId="6123A857" w14:textId="66AD6064" w:rsidR="000D2BEA" w:rsidRPr="00776895" w:rsidRDefault="003F45F9" w:rsidP="00CD7D6C">
            <w:pPr>
              <w:pStyle w:val="Tabletext"/>
              <w:rPr>
                <w:sz w:val="20"/>
              </w:rPr>
            </w:pPr>
            <w:r w:rsidRPr="00A53902">
              <w:t xml:space="preserve">     /      /</w:t>
            </w:r>
          </w:p>
        </w:tc>
      </w:tr>
      <w:tr w:rsidR="002349FD" w:rsidRPr="00046986" w14:paraId="755DA9DF" w14:textId="77777777" w:rsidTr="00CD7D6C">
        <w:tc>
          <w:tcPr>
            <w:tcW w:w="1293" w:type="pct"/>
            <w:gridSpan w:val="2"/>
            <w:shd w:val="clear" w:color="auto" w:fill="D9D9D9" w:themeFill="background1" w:themeFillShade="D9"/>
            <w:vAlign w:val="center"/>
          </w:tcPr>
          <w:p w14:paraId="1A2EE181" w14:textId="6C070D67" w:rsidR="002349FD" w:rsidRPr="00776895" w:rsidRDefault="002349FD" w:rsidP="00CD7D6C">
            <w:pPr>
              <w:pStyle w:val="Tableheading"/>
              <w:rPr>
                <w:szCs w:val="22"/>
              </w:rPr>
            </w:pPr>
            <w:r>
              <w:rPr>
                <w:szCs w:val="22"/>
              </w:rPr>
              <w:t>Assessor Name</w:t>
            </w:r>
          </w:p>
        </w:tc>
        <w:tc>
          <w:tcPr>
            <w:tcW w:w="3707" w:type="pct"/>
            <w:gridSpan w:val="4"/>
            <w:vAlign w:val="center"/>
          </w:tcPr>
          <w:p w14:paraId="5F26FA50" w14:textId="77777777" w:rsidR="002349FD" w:rsidRPr="00776895" w:rsidRDefault="002349FD" w:rsidP="00CD7D6C">
            <w:pPr>
              <w:pStyle w:val="Tabletext"/>
            </w:pPr>
            <w:bookmarkStart w:id="4" w:name="TeacherName"/>
            <w:bookmarkEnd w:id="4"/>
          </w:p>
        </w:tc>
      </w:tr>
      <w:tr w:rsidR="009A47A7" w:rsidRPr="00701785" w14:paraId="6123A85A" w14:textId="77777777" w:rsidTr="00CD7D6C">
        <w:tc>
          <w:tcPr>
            <w:tcW w:w="5000" w:type="pct"/>
            <w:gridSpan w:val="6"/>
            <w:shd w:val="clear" w:color="auto" w:fill="D9D9D9" w:themeFill="background1" w:themeFillShade="D9"/>
            <w:vAlign w:val="center"/>
          </w:tcPr>
          <w:p w14:paraId="6123A859" w14:textId="0F62F9C9" w:rsidR="009A47A7" w:rsidRPr="00776895" w:rsidRDefault="009A47A7" w:rsidP="00CD7D6C">
            <w:pPr>
              <w:pStyle w:val="Tabletext"/>
            </w:pPr>
            <w:r w:rsidRPr="00776895">
              <w:rPr>
                <w:b/>
              </w:rPr>
              <w:t>Student Declaration:</w:t>
            </w:r>
            <w:r w:rsidRPr="00776895">
              <w:t xml:space="preserve">  I declare that this assessment is my own work.  Any ideas and comments made by other people have been acknowledged as references.  I understand that if this statement is found to be false, it will be regarded as misconduct and will be subject to disciplinary action as outlined in the TAFE Queensland Student Rules.  I understand that by emailing or submitting this assessment electronically, I agree to this Declaration in lieu of a written signature.</w:t>
            </w:r>
          </w:p>
        </w:tc>
      </w:tr>
      <w:tr w:rsidR="00B37C57" w:rsidRPr="00701785" w14:paraId="357F363D" w14:textId="77777777" w:rsidTr="00CD7D6C">
        <w:tc>
          <w:tcPr>
            <w:tcW w:w="1185" w:type="pct"/>
            <w:shd w:val="clear" w:color="auto" w:fill="D9D9D9" w:themeFill="background1" w:themeFillShade="D9"/>
            <w:vAlign w:val="center"/>
          </w:tcPr>
          <w:p w14:paraId="1B2E6B55" w14:textId="77777777" w:rsidR="00B37C57" w:rsidRPr="00776895" w:rsidRDefault="00B37C57" w:rsidP="00CD7D6C">
            <w:pPr>
              <w:pStyle w:val="Tableheading"/>
            </w:pPr>
            <w:r w:rsidRPr="00776895">
              <w:t>Student Signature</w:t>
            </w:r>
          </w:p>
        </w:tc>
        <w:tc>
          <w:tcPr>
            <w:tcW w:w="1740" w:type="pct"/>
            <w:gridSpan w:val="2"/>
            <w:vAlign w:val="center"/>
          </w:tcPr>
          <w:p w14:paraId="5ED84B9B" w14:textId="77777777" w:rsidR="00B37C57" w:rsidRPr="00776895" w:rsidRDefault="00B37C57" w:rsidP="00CD7D6C">
            <w:pPr>
              <w:pStyle w:val="Tabletext"/>
            </w:pPr>
          </w:p>
        </w:tc>
        <w:tc>
          <w:tcPr>
            <w:tcW w:w="994" w:type="pct"/>
            <w:shd w:val="clear" w:color="auto" w:fill="D9D9D9" w:themeFill="background1" w:themeFillShade="D9"/>
            <w:vAlign w:val="center"/>
          </w:tcPr>
          <w:p w14:paraId="2AD96E33" w14:textId="77777777" w:rsidR="00B37C57" w:rsidRPr="00776895" w:rsidRDefault="00B37C57" w:rsidP="00CD7D6C">
            <w:pPr>
              <w:pStyle w:val="Tableheading"/>
            </w:pPr>
            <w:r w:rsidRPr="00776895">
              <w:t>Date</w:t>
            </w:r>
          </w:p>
        </w:tc>
        <w:tc>
          <w:tcPr>
            <w:tcW w:w="1081" w:type="pct"/>
            <w:gridSpan w:val="2"/>
            <w:vAlign w:val="center"/>
          </w:tcPr>
          <w:p w14:paraId="72655BCA" w14:textId="43055DD4" w:rsidR="00B37C57" w:rsidRPr="00776895" w:rsidRDefault="003F45F9" w:rsidP="00CD7D6C">
            <w:pPr>
              <w:pStyle w:val="Tabletext"/>
            </w:pPr>
            <w:r w:rsidRPr="00A53902">
              <w:t xml:space="preserve">     /      /</w:t>
            </w:r>
          </w:p>
        </w:tc>
      </w:tr>
      <w:tr w:rsidR="00E55090" w:rsidRPr="00701785" w14:paraId="5CF47353" w14:textId="77777777" w:rsidTr="00CD7D6C">
        <w:tc>
          <w:tcPr>
            <w:tcW w:w="5000" w:type="pct"/>
            <w:gridSpan w:val="6"/>
            <w:shd w:val="clear" w:color="auto" w:fill="auto"/>
            <w:vAlign w:val="center"/>
          </w:tcPr>
          <w:p w14:paraId="7E354712" w14:textId="681714F9" w:rsidR="00E55090" w:rsidRPr="00776895" w:rsidRDefault="009A47A7" w:rsidP="00CD7D6C">
            <w:pPr>
              <w:pStyle w:val="Privacydisclaimer"/>
              <w:spacing w:before="80" w:after="80" w:line="300" w:lineRule="auto"/>
              <w:rPr>
                <w:strike/>
                <w:sz w:val="22"/>
                <w:szCs w:val="20"/>
              </w:rPr>
            </w:pPr>
            <w:r w:rsidRPr="009A47A7">
              <w:rPr>
                <w:b/>
              </w:rPr>
              <w:t xml:space="preserve">PRIVACY DISCLAIMER: </w:t>
            </w:r>
            <w:r w:rsidRPr="009A47A7">
              <w:t>TAFE Queensland is collecting your personal information for assessment purposes. The information will only be accessed by authorised employees of TAFE Queensland. Some of this information may be given to the Australian Skills Quality Authority (ASQA) or its successor and/or TAFE Queensland for audit and/or reporting purposes. Your information will not be given to any other person or agency unless you have given us written permission or we are required by law.</w:t>
            </w:r>
          </w:p>
        </w:tc>
      </w:tr>
    </w:tbl>
    <w:p w14:paraId="4FADF73E" w14:textId="77777777" w:rsidR="00147E85" w:rsidRDefault="00147E85">
      <w:r>
        <w:rPr>
          <w:b/>
        </w:rPr>
        <w:br w:type="page"/>
      </w:r>
    </w:p>
    <w:tbl>
      <w:tblPr>
        <w:tblStyle w:val="TableGrid"/>
        <w:tblW w:w="4897" w:type="pct"/>
        <w:tblInd w:w="108" w:type="dxa"/>
        <w:tblLook w:val="04A0" w:firstRow="1" w:lastRow="0" w:firstColumn="1" w:lastColumn="0" w:noHBand="0" w:noVBand="1"/>
      </w:tblPr>
      <w:tblGrid>
        <w:gridCol w:w="2408"/>
        <w:gridCol w:w="7797"/>
      </w:tblGrid>
      <w:tr w:rsidR="00E96C4F" w:rsidRPr="00881FA0" w14:paraId="6123A895" w14:textId="77777777" w:rsidTr="00565F20">
        <w:trPr>
          <w:trHeight w:val="4331"/>
        </w:trPr>
        <w:tc>
          <w:tcPr>
            <w:tcW w:w="1180" w:type="pct"/>
            <w:shd w:val="clear" w:color="auto" w:fill="D9D9D9" w:themeFill="background1" w:themeFillShade="D9"/>
          </w:tcPr>
          <w:p w14:paraId="6123A887" w14:textId="46413C2A" w:rsidR="00E96C4F" w:rsidRPr="00881FA0" w:rsidRDefault="00E55090" w:rsidP="0080463A">
            <w:pPr>
              <w:pStyle w:val="Tableheading"/>
            </w:pPr>
            <w:r>
              <w:lastRenderedPageBreak/>
              <w:br w:type="page"/>
            </w:r>
            <w:r w:rsidR="00E96C4F" w:rsidRPr="00881FA0">
              <w:t>Instructions to Student</w:t>
            </w:r>
          </w:p>
        </w:tc>
        <w:tc>
          <w:tcPr>
            <w:tcW w:w="3820" w:type="pct"/>
          </w:tcPr>
          <w:p w14:paraId="6123A88A" w14:textId="77777777" w:rsidR="00E96C4F" w:rsidRPr="00881FA0" w:rsidRDefault="00E96C4F" w:rsidP="0080463A">
            <w:pPr>
              <w:pStyle w:val="Tabletext"/>
              <w:rPr>
                <w:b/>
              </w:rPr>
            </w:pPr>
            <w:r w:rsidRPr="00881FA0">
              <w:rPr>
                <w:b/>
              </w:rPr>
              <w:t>General Instructions:</w:t>
            </w:r>
          </w:p>
          <w:p w14:paraId="6123A88C" w14:textId="581B61CF" w:rsidR="00E96C4F" w:rsidRDefault="006E5AA2" w:rsidP="006E5AA2">
            <w:pPr>
              <w:pStyle w:val="TableText0"/>
            </w:pPr>
            <w:r>
              <w:t xml:space="preserve">You are required to answer 25 questions using your own research skills to provide the answers along with examples that illustrate your answers. You are also required to include a list of references at the end which includes all the sources you accessed. Ensure you use an appropriate reference style. There are websites available which generate them for you. One of these is </w:t>
            </w:r>
            <w:hyperlink r:id="rId11" w:history="1">
              <w:r w:rsidRPr="0045728C">
                <w:rPr>
                  <w:rStyle w:val="Hyperlink"/>
                </w:rPr>
                <w:t>HarvardGenerator</w:t>
              </w:r>
            </w:hyperlink>
            <w:r>
              <w:rPr>
                <w:rStyle w:val="FootnoteReference"/>
              </w:rPr>
              <w:footnoteReference w:id="1"/>
            </w:r>
            <w:r>
              <w:t xml:space="preserve">. </w:t>
            </w:r>
          </w:p>
          <w:p w14:paraId="2D842EEC" w14:textId="77777777" w:rsidR="00AC748F" w:rsidRDefault="00AC748F" w:rsidP="006E5AA2">
            <w:pPr>
              <w:pStyle w:val="TableText0"/>
            </w:pPr>
          </w:p>
          <w:p w14:paraId="1ADC57A3" w14:textId="77777777" w:rsidR="0080463A" w:rsidRDefault="00CB1195" w:rsidP="0080463A">
            <w:pPr>
              <w:pStyle w:val="Tabletext"/>
            </w:pPr>
            <w:r w:rsidRPr="00881FA0">
              <w:rPr>
                <w:b/>
              </w:rPr>
              <w:t xml:space="preserve">Information / </w:t>
            </w:r>
            <w:r w:rsidR="005273EF" w:rsidRPr="00881FA0">
              <w:rPr>
                <w:b/>
              </w:rPr>
              <w:t xml:space="preserve">Materials </w:t>
            </w:r>
            <w:r w:rsidRPr="00881FA0">
              <w:rPr>
                <w:b/>
              </w:rPr>
              <w:t>provided</w:t>
            </w:r>
            <w:r w:rsidR="005273EF" w:rsidRPr="00881FA0">
              <w:rPr>
                <w:b/>
              </w:rPr>
              <w:t>:</w:t>
            </w:r>
            <w:r w:rsidR="005273EF" w:rsidRPr="00881FA0">
              <w:t xml:space="preserve"> </w:t>
            </w:r>
          </w:p>
          <w:p w14:paraId="6C1D5681" w14:textId="4308DCB7" w:rsidR="006E5AA2" w:rsidRDefault="006E7A7C" w:rsidP="006E7A7C">
            <w:pPr>
              <w:pStyle w:val="TableText0"/>
              <w:numPr>
                <w:ilvl w:val="0"/>
                <w:numId w:val="23"/>
              </w:numPr>
            </w:pPr>
            <w:r w:rsidRPr="006E7A7C">
              <w:t>A computer with internet access provided in classroom</w:t>
            </w:r>
          </w:p>
          <w:p w14:paraId="46082F2C" w14:textId="77777777" w:rsidR="00AC748F" w:rsidRDefault="00AC748F" w:rsidP="00AC748F">
            <w:pPr>
              <w:pStyle w:val="TableText0"/>
              <w:ind w:left="720"/>
            </w:pPr>
          </w:p>
          <w:p w14:paraId="73641E8C" w14:textId="77777777" w:rsidR="006E7A7C" w:rsidRPr="00825E6C" w:rsidRDefault="006E7A7C" w:rsidP="006E7A7C">
            <w:pPr>
              <w:rPr>
                <w:rFonts w:cs="Arial"/>
                <w:b/>
                <w:szCs w:val="22"/>
              </w:rPr>
            </w:pPr>
            <w:r w:rsidRPr="00825E6C">
              <w:rPr>
                <w:rFonts w:cs="Arial"/>
                <w:b/>
                <w:szCs w:val="22"/>
              </w:rPr>
              <w:t xml:space="preserve">Work, Health and Safety: </w:t>
            </w:r>
          </w:p>
          <w:p w14:paraId="62F4DE83" w14:textId="77777777" w:rsidR="006E7A7C" w:rsidRPr="009A47A7" w:rsidRDefault="006E7A7C" w:rsidP="006E7A7C">
            <w:pPr>
              <w:spacing w:before="80" w:after="80"/>
              <w:rPr>
                <w:rFonts w:eastAsia="Arial" w:cs="Arial"/>
                <w:szCs w:val="22"/>
              </w:rPr>
            </w:pPr>
            <w:r w:rsidRPr="7E853312">
              <w:rPr>
                <w:rFonts w:eastAsia="Arial" w:cs="Arial"/>
                <w:szCs w:val="22"/>
              </w:rPr>
              <w:t>The environment should be assessed for safety prior to class. Special considering should be taken regarding potential ICT related hazards such as tripping hazards, electromagnetic radiation, ergonomics and posture.</w:t>
            </w:r>
          </w:p>
          <w:p w14:paraId="670938F4" w14:textId="43068AE5" w:rsidR="006E7A7C" w:rsidRDefault="006E7A7C" w:rsidP="006E7A7C">
            <w:pPr>
              <w:spacing w:before="80" w:after="80"/>
              <w:rPr>
                <w:rFonts w:eastAsia="Arial" w:cs="Arial"/>
              </w:rPr>
            </w:pPr>
            <w:r w:rsidRPr="46DB7F84">
              <w:rPr>
                <w:rFonts w:eastAsia="Arial" w:cs="Arial"/>
              </w:rPr>
              <w:t>TAFE Queensland health and safety policies and procedures should be followed at all times.</w:t>
            </w:r>
          </w:p>
          <w:p w14:paraId="6D0B39D9" w14:textId="77777777" w:rsidR="00AC748F" w:rsidRDefault="00AC748F" w:rsidP="006E7A7C">
            <w:pPr>
              <w:spacing w:before="80" w:after="80"/>
              <w:rPr>
                <w:rFonts w:eastAsia="Arial" w:cs="Arial"/>
              </w:rPr>
            </w:pPr>
          </w:p>
          <w:p w14:paraId="422D771F" w14:textId="77777777" w:rsidR="006E7A7C" w:rsidRPr="00F61A70" w:rsidRDefault="006E7A7C" w:rsidP="006E7A7C">
            <w:pPr>
              <w:rPr>
                <w:rFonts w:cs="Arial"/>
                <w:b/>
              </w:rPr>
            </w:pPr>
            <w:r w:rsidRPr="00F61A70">
              <w:rPr>
                <w:rFonts w:cs="Arial"/>
                <w:b/>
              </w:rPr>
              <w:t xml:space="preserve">Details of location – </w:t>
            </w:r>
          </w:p>
          <w:p w14:paraId="657435CA" w14:textId="62B71EAF" w:rsidR="006E7A7C" w:rsidRDefault="006E7A7C" w:rsidP="006E7A7C">
            <w:pPr>
              <w:rPr>
                <w:rFonts w:cs="Arial"/>
                <w:szCs w:val="22"/>
              </w:rPr>
            </w:pPr>
            <w:r w:rsidRPr="00AA4DC2">
              <w:rPr>
                <w:rFonts w:cs="Arial"/>
                <w:szCs w:val="22"/>
              </w:rPr>
              <w:t>TAFE will provide simulated work environment in the classroom all practical activities should be completed in the classroom with teacher/tutor assistance; however, it is possible to complete these tasks on a home computer with</w:t>
            </w:r>
            <w:r>
              <w:rPr>
                <w:rFonts w:cs="Arial"/>
                <w:szCs w:val="22"/>
              </w:rPr>
              <w:t xml:space="preserve"> internet access, web browser and office suits or similar</w:t>
            </w:r>
            <w:r w:rsidRPr="00AA4DC2">
              <w:rPr>
                <w:rFonts w:cs="Arial"/>
                <w:szCs w:val="22"/>
              </w:rPr>
              <w:t>.</w:t>
            </w:r>
          </w:p>
          <w:p w14:paraId="668DAAF9" w14:textId="10DC712E" w:rsidR="006E7A7C" w:rsidRDefault="006E7A7C" w:rsidP="006E7A7C">
            <w:pPr>
              <w:pStyle w:val="TableText0"/>
            </w:pPr>
            <w:r w:rsidRPr="006E7A7C">
              <w:rPr>
                <w:rFonts w:eastAsia="SimSun" w:cs="Arial"/>
                <w:b/>
                <w:color w:val="00000A"/>
                <w:lang w:eastAsia="hi-IN" w:bidi="hi-IN"/>
              </w:rPr>
              <w:t>Time restrictions</w:t>
            </w:r>
            <w:r w:rsidRPr="006E7A7C">
              <w:t xml:space="preserve"> – Students can start completing this assessment from week 2, however students have until week </w:t>
            </w:r>
            <w:r w:rsidR="002411E1">
              <w:t>7</w:t>
            </w:r>
            <w:r w:rsidRPr="006E7A7C">
              <w:t xml:space="preserve"> to complete and submit the assessment.</w:t>
            </w:r>
          </w:p>
          <w:p w14:paraId="5E2D9539" w14:textId="77777777" w:rsidR="00AC748F" w:rsidRDefault="006E7A7C" w:rsidP="006E7A7C">
            <w:pPr>
              <w:rPr>
                <w:rFonts w:cs="Arial"/>
                <w:b/>
              </w:rPr>
            </w:pPr>
            <w:r w:rsidRPr="00F61A70">
              <w:rPr>
                <w:rFonts w:cs="Arial"/>
                <w:b/>
              </w:rPr>
              <w:t>Level of assistance permitted –</w:t>
            </w:r>
          </w:p>
          <w:p w14:paraId="59D5450D" w14:textId="0DBA553E" w:rsidR="006E7A7C" w:rsidRDefault="00AC748F" w:rsidP="006E7A7C">
            <w:pPr>
              <w:rPr>
                <w:szCs w:val="22"/>
              </w:rPr>
            </w:pPr>
            <w:r w:rsidRPr="00AC748F">
              <w:rPr>
                <w:rFonts w:cs="Arial"/>
              </w:rPr>
              <w:t>T</w:t>
            </w:r>
            <w:r w:rsidR="006E7A7C" w:rsidRPr="3E553D79">
              <w:rPr>
                <w:rFonts w:cs="Arial"/>
              </w:rPr>
              <w:t xml:space="preserve">eachers and tutors should be available in class, and accessible by email for students working from home. Staff cannot directly </w:t>
            </w:r>
            <w:r w:rsidR="006E7A7C">
              <w:rPr>
                <w:rFonts w:cs="Arial"/>
              </w:rPr>
              <w:t>provide</w:t>
            </w:r>
            <w:r w:rsidR="006E7A7C" w:rsidRPr="3E553D79">
              <w:rPr>
                <w:rFonts w:cs="Arial"/>
              </w:rPr>
              <w:t xml:space="preserve"> students answers but </w:t>
            </w:r>
            <w:r w:rsidR="006E7A7C">
              <w:rPr>
                <w:rFonts w:cs="Arial"/>
              </w:rPr>
              <w:t xml:space="preserve">can </w:t>
            </w:r>
            <w:r w:rsidR="006E7A7C" w:rsidRPr="3E553D79">
              <w:rPr>
                <w:rFonts w:cs="Arial"/>
              </w:rPr>
              <w:t xml:space="preserve">guide them to where to go to complete tasks individually. </w:t>
            </w:r>
          </w:p>
          <w:p w14:paraId="65C6E74D" w14:textId="77777777" w:rsidR="006E7A7C" w:rsidRDefault="006E7A7C" w:rsidP="006E7A7C">
            <w:pPr>
              <w:rPr>
                <w:szCs w:val="22"/>
              </w:rPr>
            </w:pPr>
          </w:p>
          <w:p w14:paraId="1AA45E2D" w14:textId="77777777" w:rsidR="006E7A7C" w:rsidRDefault="006E7A7C" w:rsidP="006E7A7C">
            <w:pPr>
              <w:rPr>
                <w:rFonts w:eastAsia="Arial" w:cs="Arial"/>
                <w:color w:val="000000" w:themeColor="text1"/>
              </w:rPr>
            </w:pPr>
            <w:r w:rsidRPr="2071BAF9">
              <w:rPr>
                <w:rFonts w:eastAsia="Arial" w:cs="Arial"/>
                <w:color w:val="000000" w:themeColor="text1"/>
              </w:rPr>
              <w:t xml:space="preserve">If you are unable to submit </w:t>
            </w:r>
            <w:r>
              <w:rPr>
                <w:rFonts w:eastAsia="Arial" w:cs="Arial"/>
                <w:color w:val="000000" w:themeColor="text1"/>
              </w:rPr>
              <w:t xml:space="preserve">an </w:t>
            </w:r>
            <w:r w:rsidRPr="2071BAF9">
              <w:rPr>
                <w:rFonts w:eastAsia="Arial" w:cs="Arial"/>
                <w:color w:val="000000" w:themeColor="text1"/>
              </w:rPr>
              <w:t xml:space="preserve">assessment you must notify your teacher before the assessment due date and supply a doctor’s certificate and </w:t>
            </w:r>
            <w:r>
              <w:rPr>
                <w:rFonts w:eastAsia="Arial" w:cs="Arial"/>
                <w:color w:val="000000" w:themeColor="text1"/>
              </w:rPr>
              <w:t xml:space="preserve">an extension </w:t>
            </w:r>
            <w:r w:rsidRPr="2071BAF9">
              <w:rPr>
                <w:rFonts w:eastAsia="Arial" w:cs="Arial"/>
                <w:color w:val="000000" w:themeColor="text1"/>
              </w:rPr>
              <w:t xml:space="preserve">approval from the team manager. </w:t>
            </w:r>
          </w:p>
          <w:p w14:paraId="2EBD98B9" w14:textId="77777777" w:rsidR="006E7A7C" w:rsidRDefault="006E7A7C" w:rsidP="006E7A7C">
            <w:pPr>
              <w:rPr>
                <w:rFonts w:eastAsia="Arial" w:cs="Arial"/>
                <w:color w:val="000000" w:themeColor="text1"/>
                <w:szCs w:val="22"/>
              </w:rPr>
            </w:pPr>
          </w:p>
          <w:p w14:paraId="3A98C9C6" w14:textId="77777777" w:rsidR="006E7A7C" w:rsidRDefault="006E7A7C" w:rsidP="006E7A7C">
            <w:pPr>
              <w:rPr>
                <w:b/>
                <w:bCs/>
              </w:rPr>
            </w:pPr>
            <w:r w:rsidRPr="00981EC3">
              <w:rPr>
                <w:rFonts w:eastAsia="Arial" w:cs="Arial"/>
                <w:color w:val="000000" w:themeColor="text1"/>
              </w:rPr>
              <w:t xml:space="preserve">Reasonable adjustments will be made for students as and when appropriate, after consultation with the </w:t>
            </w:r>
            <w:r>
              <w:rPr>
                <w:rFonts w:eastAsia="Arial" w:cs="Arial"/>
                <w:color w:val="000000" w:themeColor="text1"/>
              </w:rPr>
              <w:t>Accessibility</w:t>
            </w:r>
            <w:r w:rsidRPr="00981EC3">
              <w:rPr>
                <w:rFonts w:eastAsia="Arial" w:cs="Arial"/>
                <w:color w:val="000000" w:themeColor="text1"/>
              </w:rPr>
              <w:t xml:space="preserve"> and Counselling team. </w:t>
            </w:r>
            <w:r>
              <w:rPr>
                <w:rFonts w:eastAsia="Arial" w:cs="Arial"/>
                <w:color w:val="000000" w:themeColor="text1"/>
              </w:rPr>
              <w:t xml:space="preserve">You </w:t>
            </w:r>
            <w:r w:rsidRPr="00981EC3">
              <w:rPr>
                <w:rFonts w:eastAsia="Arial" w:cs="Arial"/>
                <w:color w:val="000000" w:themeColor="text1"/>
              </w:rPr>
              <w:t>must see your teacher prior to assessment regarding this.</w:t>
            </w:r>
          </w:p>
          <w:p w14:paraId="2AFA27CA" w14:textId="761BA195" w:rsidR="006E7A7C" w:rsidRDefault="006E7A7C" w:rsidP="006E7A7C">
            <w:pPr>
              <w:pStyle w:val="TableText0"/>
            </w:pPr>
            <w:r w:rsidRPr="006E7A7C">
              <w:t>RPL (Recognition of Prior Learning) is available for this unit. Speak to your teacher/assessor to check if you qualify for RPL.</w:t>
            </w:r>
          </w:p>
          <w:p w14:paraId="1D12D5D4" w14:textId="77777777" w:rsidR="00AC748F" w:rsidRDefault="00AC748F" w:rsidP="006E7A7C">
            <w:pPr>
              <w:pStyle w:val="TableText0"/>
            </w:pPr>
          </w:p>
          <w:p w14:paraId="1D0B12B9" w14:textId="77777777" w:rsidR="00701785" w:rsidRPr="00881FA0" w:rsidRDefault="00701785" w:rsidP="0080463A">
            <w:pPr>
              <w:pStyle w:val="Tabletext"/>
              <w:rPr>
                <w:b/>
              </w:rPr>
            </w:pPr>
            <w:r w:rsidRPr="00881FA0">
              <w:rPr>
                <w:b/>
              </w:rPr>
              <w:t>Assessment Criteria:</w:t>
            </w:r>
          </w:p>
          <w:p w14:paraId="172C326D" w14:textId="77777777" w:rsidR="00565F20" w:rsidRPr="000443A8" w:rsidRDefault="00565F20" w:rsidP="00565F20">
            <w:pPr>
              <w:rPr>
                <w:rFonts w:cs="Arial"/>
                <w:szCs w:val="22"/>
              </w:rPr>
            </w:pPr>
            <w:r w:rsidRPr="000443A8">
              <w:rPr>
                <w:rFonts w:cs="Arial"/>
                <w:szCs w:val="22"/>
              </w:rPr>
              <w:t>To achieve a satisfactory result, your assessor will be looking for your ability to demonstrate the following key skills/tasks/knowledge to an acceptable industry standard:</w:t>
            </w:r>
          </w:p>
          <w:p w14:paraId="16500A4A" w14:textId="63DE0AE5" w:rsidR="006E7A7C" w:rsidRDefault="00565F20" w:rsidP="006E7A7C">
            <w:pPr>
              <w:pStyle w:val="Tablebullet-main"/>
              <w:numPr>
                <w:ilvl w:val="0"/>
                <w:numId w:val="24"/>
              </w:numPr>
            </w:pPr>
            <w:r w:rsidRPr="00F34AAA">
              <w:t>Relational database</w:t>
            </w:r>
          </w:p>
          <w:p w14:paraId="3FB06E25" w14:textId="4CE5088E" w:rsidR="006E7A7C" w:rsidRDefault="00565F20" w:rsidP="006E7A7C">
            <w:pPr>
              <w:pStyle w:val="Tablebullet-main"/>
              <w:numPr>
                <w:ilvl w:val="0"/>
                <w:numId w:val="24"/>
              </w:numPr>
            </w:pPr>
            <w:r w:rsidRPr="00F34AAA">
              <w:t>Database features</w:t>
            </w:r>
          </w:p>
          <w:p w14:paraId="6AA88699" w14:textId="75D3EFE3" w:rsidR="006E7A7C" w:rsidRDefault="00565F20" w:rsidP="006E7A7C">
            <w:pPr>
              <w:pStyle w:val="Tablebullet-main"/>
              <w:numPr>
                <w:ilvl w:val="0"/>
                <w:numId w:val="24"/>
              </w:numPr>
            </w:pPr>
            <w:r w:rsidRPr="00803E74">
              <w:t xml:space="preserve">Data </w:t>
            </w:r>
            <w:r w:rsidR="006E7A7C" w:rsidRPr="00803E74">
              <w:t>analysis process</w:t>
            </w:r>
          </w:p>
          <w:p w14:paraId="4F0CAC54" w14:textId="41A6CD20" w:rsidR="006E7A7C" w:rsidRDefault="00565F20" w:rsidP="006E7A7C">
            <w:pPr>
              <w:pStyle w:val="Tablebullet-main"/>
              <w:numPr>
                <w:ilvl w:val="0"/>
                <w:numId w:val="24"/>
              </w:numPr>
            </w:pPr>
            <w:r w:rsidRPr="00F34AAA">
              <w:t>Conceptual data modelling</w:t>
            </w:r>
          </w:p>
          <w:p w14:paraId="29085C60" w14:textId="358BD36D" w:rsidR="006E7A7C" w:rsidRDefault="00565F20" w:rsidP="006E7A7C">
            <w:pPr>
              <w:pStyle w:val="Tablebullet-main"/>
              <w:numPr>
                <w:ilvl w:val="0"/>
                <w:numId w:val="24"/>
              </w:numPr>
            </w:pPr>
            <w:r w:rsidRPr="00F34AAA">
              <w:t>Logical model and physical model</w:t>
            </w:r>
          </w:p>
          <w:p w14:paraId="2A9E56C8" w14:textId="656EE980" w:rsidR="006E7A7C" w:rsidRDefault="00565F20" w:rsidP="006E7A7C">
            <w:pPr>
              <w:pStyle w:val="Tablebullet-main"/>
              <w:numPr>
                <w:ilvl w:val="0"/>
                <w:numId w:val="24"/>
              </w:numPr>
            </w:pPr>
            <w:r w:rsidRPr="00F34AAA">
              <w:lastRenderedPageBreak/>
              <w:t>Entity relationship diagram (</w:t>
            </w:r>
            <w:r>
              <w:t>ERD</w:t>
            </w:r>
            <w:r w:rsidRPr="00F34AAA">
              <w:t>)</w:t>
            </w:r>
          </w:p>
          <w:p w14:paraId="60418D99" w14:textId="0354B629" w:rsidR="006E7A7C" w:rsidRDefault="00565F20" w:rsidP="006E7A7C">
            <w:pPr>
              <w:pStyle w:val="Tablebullet-main"/>
              <w:numPr>
                <w:ilvl w:val="0"/>
                <w:numId w:val="24"/>
              </w:numPr>
            </w:pPr>
            <w:r w:rsidRPr="00F34AAA">
              <w:t>Identifying relationship on an entity relationship diagram (</w:t>
            </w:r>
            <w:r>
              <w:t>ERD</w:t>
            </w:r>
            <w:r w:rsidRPr="00F34AAA">
              <w:t>)</w:t>
            </w:r>
          </w:p>
          <w:p w14:paraId="16E25489" w14:textId="267D3670" w:rsidR="003F0F0A" w:rsidRDefault="00565F20" w:rsidP="006E7A7C">
            <w:pPr>
              <w:pStyle w:val="Tablebullet-main"/>
              <w:numPr>
                <w:ilvl w:val="0"/>
                <w:numId w:val="24"/>
              </w:numPr>
            </w:pPr>
            <w:r w:rsidRPr="00EB2134">
              <w:t>Normalisation</w:t>
            </w:r>
            <w:r w:rsidR="003F0F0A">
              <w:t>, data redundancy</w:t>
            </w:r>
            <w:r>
              <w:t xml:space="preserve"> and normal</w:t>
            </w:r>
            <w:r w:rsidR="003F0F0A">
              <w:t xml:space="preserve"> forms</w:t>
            </w:r>
          </w:p>
          <w:p w14:paraId="482601A1" w14:textId="77245EC9" w:rsidR="003F0F0A" w:rsidRDefault="00565F20" w:rsidP="006E7A7C">
            <w:pPr>
              <w:pStyle w:val="Tablebullet-main"/>
              <w:numPr>
                <w:ilvl w:val="0"/>
                <w:numId w:val="24"/>
              </w:numPr>
            </w:pPr>
            <w:r>
              <w:t>DBMS</w:t>
            </w:r>
            <w:r w:rsidR="003F0F0A">
              <w:t>,</w:t>
            </w:r>
            <w:r w:rsidR="003F0F0A" w:rsidRPr="006B1BFC">
              <w:t xml:space="preserve"> technical, and economic factors in choosing a </w:t>
            </w:r>
            <w:r>
              <w:t>DBMS</w:t>
            </w:r>
            <w:r w:rsidRPr="006B1BFC">
              <w:t>.</w:t>
            </w:r>
          </w:p>
          <w:p w14:paraId="4C12AE69" w14:textId="2A700792" w:rsidR="003F0F0A" w:rsidRDefault="00565F20" w:rsidP="006E7A7C">
            <w:pPr>
              <w:pStyle w:val="Tablebullet-main"/>
              <w:numPr>
                <w:ilvl w:val="0"/>
                <w:numId w:val="24"/>
              </w:numPr>
            </w:pPr>
            <w:r w:rsidRPr="006B1BFC">
              <w:t>Password encryption</w:t>
            </w:r>
            <w:r w:rsidR="003F0F0A">
              <w:t>,</w:t>
            </w:r>
            <w:r w:rsidR="003F0F0A" w:rsidRPr="006B1BFC">
              <w:t xml:space="preserve"> authentication</w:t>
            </w:r>
          </w:p>
          <w:p w14:paraId="1CFA970A" w14:textId="5D57E81E" w:rsidR="003F0F0A" w:rsidRDefault="00565F20" w:rsidP="006E7A7C">
            <w:pPr>
              <w:pStyle w:val="Tablebullet-main"/>
              <w:numPr>
                <w:ilvl w:val="0"/>
                <w:numId w:val="24"/>
              </w:numPr>
            </w:pPr>
            <w:r w:rsidRPr="006B1BFC">
              <w:t>Data structure</w:t>
            </w:r>
            <w:r w:rsidR="003F0F0A">
              <w:t xml:space="preserve">, </w:t>
            </w:r>
            <w:r w:rsidR="003F0F0A" w:rsidRPr="006B1BFC">
              <w:t>data type</w:t>
            </w:r>
          </w:p>
          <w:p w14:paraId="0D9A3F65" w14:textId="4DFB2B80" w:rsidR="003F0F0A" w:rsidRDefault="00565F20" w:rsidP="006E7A7C">
            <w:pPr>
              <w:pStyle w:val="Tablebullet-main"/>
              <w:numPr>
                <w:ilvl w:val="0"/>
                <w:numId w:val="24"/>
              </w:numPr>
            </w:pPr>
            <w:r w:rsidRPr="006B1BFC">
              <w:t>Foreign key constraint</w:t>
            </w:r>
            <w:r w:rsidR="003F0F0A">
              <w:t xml:space="preserve">, </w:t>
            </w:r>
            <w:r w:rsidR="003F0F0A" w:rsidRPr="006B1BFC">
              <w:t>referential integrity constraint rules</w:t>
            </w:r>
          </w:p>
          <w:p w14:paraId="1BF6BA25" w14:textId="6CB94240" w:rsidR="003F0F0A" w:rsidRDefault="00565F20" w:rsidP="006E7A7C">
            <w:pPr>
              <w:pStyle w:val="Tablebullet-main"/>
              <w:numPr>
                <w:ilvl w:val="0"/>
                <w:numId w:val="24"/>
              </w:numPr>
            </w:pPr>
            <w:r w:rsidRPr="006B1BFC">
              <w:t>Data definition language (</w:t>
            </w:r>
            <w:r>
              <w:t>DDL</w:t>
            </w:r>
            <w:r w:rsidRPr="006B1BFC">
              <w:t>)</w:t>
            </w:r>
          </w:p>
          <w:p w14:paraId="68D55C1A" w14:textId="2A32AEEA" w:rsidR="003F0F0A" w:rsidRDefault="00333433" w:rsidP="006E7A7C">
            <w:pPr>
              <w:pStyle w:val="Tablebullet-main"/>
              <w:numPr>
                <w:ilvl w:val="0"/>
                <w:numId w:val="24"/>
              </w:numPr>
            </w:pPr>
            <w:r>
              <w:t>Case</w:t>
            </w:r>
            <w:r w:rsidR="00565F20" w:rsidRPr="006B1BFC">
              <w:t xml:space="preserve"> diagram</w:t>
            </w:r>
          </w:p>
          <w:p w14:paraId="2A47B522" w14:textId="61E742D5" w:rsidR="003F0F0A" w:rsidRDefault="00565F20" w:rsidP="006E7A7C">
            <w:pPr>
              <w:pStyle w:val="Tablebullet-main"/>
              <w:numPr>
                <w:ilvl w:val="0"/>
                <w:numId w:val="24"/>
              </w:numPr>
            </w:pPr>
            <w:r w:rsidRPr="00C66A72">
              <w:t>Check constraints.</w:t>
            </w:r>
          </w:p>
          <w:p w14:paraId="4E790C72" w14:textId="0AE63B9D" w:rsidR="003F0F0A" w:rsidRDefault="00565F20" w:rsidP="006E7A7C">
            <w:pPr>
              <w:pStyle w:val="Tablebullet-main"/>
              <w:numPr>
                <w:ilvl w:val="0"/>
                <w:numId w:val="24"/>
              </w:numPr>
            </w:pPr>
            <w:r w:rsidRPr="006B1BFC">
              <w:t>The concepts of the object model design</w:t>
            </w:r>
          </w:p>
          <w:p w14:paraId="3960C825" w14:textId="645002BC" w:rsidR="003F0F0A" w:rsidRDefault="00565F20" w:rsidP="006E7A7C">
            <w:pPr>
              <w:pStyle w:val="Tablebullet-main"/>
              <w:numPr>
                <w:ilvl w:val="0"/>
                <w:numId w:val="24"/>
              </w:numPr>
            </w:pPr>
            <w:r w:rsidRPr="006B1BFC">
              <w:t>Vertical scalability</w:t>
            </w:r>
            <w:r w:rsidR="003F0F0A" w:rsidRPr="006B1BFC">
              <w:t xml:space="preserve"> and horizontal scalability</w:t>
            </w:r>
          </w:p>
          <w:p w14:paraId="6123A88D" w14:textId="77777777" w:rsidR="00E96C4F" w:rsidRPr="00881FA0" w:rsidRDefault="00E96C4F" w:rsidP="0080463A">
            <w:pPr>
              <w:pStyle w:val="Tabletext"/>
              <w:rPr>
                <w:b/>
              </w:rPr>
            </w:pPr>
            <w:r w:rsidRPr="00881FA0">
              <w:rPr>
                <w:b/>
              </w:rPr>
              <w:t>Number of Attempts:</w:t>
            </w:r>
          </w:p>
          <w:p w14:paraId="0B17678C" w14:textId="77777777" w:rsidR="000443A8" w:rsidRDefault="009A47A7" w:rsidP="0080463A">
            <w:pPr>
              <w:pStyle w:val="Tabletext"/>
              <w:rPr>
                <w:b/>
                <w:szCs w:val="22"/>
              </w:rPr>
            </w:pPr>
            <w:r w:rsidRPr="00881FA0">
              <w:rPr>
                <w:szCs w:val="22"/>
              </w:rPr>
              <w:t xml:space="preserve">You will receive </w:t>
            </w:r>
            <w:r>
              <w:rPr>
                <w:szCs w:val="22"/>
              </w:rPr>
              <w:t xml:space="preserve">up to </w:t>
            </w:r>
            <w:r w:rsidRPr="00881FA0">
              <w:rPr>
                <w:szCs w:val="22"/>
              </w:rPr>
              <w:t>two (2) attempts at this assessment task. Should your 1</w:t>
            </w:r>
            <w:r w:rsidRPr="00881FA0">
              <w:rPr>
                <w:szCs w:val="22"/>
                <w:vertAlign w:val="superscript"/>
              </w:rPr>
              <w:t>st</w:t>
            </w:r>
            <w:r w:rsidRPr="00881FA0">
              <w:rPr>
                <w:szCs w:val="22"/>
              </w:rPr>
              <w:t xml:space="preserve"> attempt be unsatisfactory (U), your teacher will provide feedback and discuss the relevant sections / questions with you and will arrange a due date for the submission of your 2</w:t>
            </w:r>
            <w:r w:rsidRPr="00881FA0">
              <w:rPr>
                <w:szCs w:val="22"/>
                <w:vertAlign w:val="superscript"/>
              </w:rPr>
              <w:t>nd</w:t>
            </w:r>
            <w:r w:rsidRPr="00881FA0">
              <w:rPr>
                <w:szCs w:val="22"/>
              </w:rPr>
              <w:t xml:space="preserve"> attempt. If your 2</w:t>
            </w:r>
            <w:r w:rsidRPr="00881FA0">
              <w:rPr>
                <w:szCs w:val="22"/>
                <w:vertAlign w:val="superscript"/>
              </w:rPr>
              <w:t>nd</w:t>
            </w:r>
            <w:r w:rsidRPr="00881FA0">
              <w:rPr>
                <w:szCs w:val="22"/>
              </w:rPr>
              <w:t xml:space="preserve"> submission is unsatisfactory (U), or you fail to submit a 2</w:t>
            </w:r>
            <w:r w:rsidRPr="00881FA0">
              <w:rPr>
                <w:szCs w:val="22"/>
                <w:vertAlign w:val="superscript"/>
              </w:rPr>
              <w:t>nd</w:t>
            </w:r>
            <w:r w:rsidRPr="00881FA0">
              <w:rPr>
                <w:szCs w:val="22"/>
              </w:rPr>
              <w:t xml:space="preserve"> attempt, you will receive an overall unsatisfactory result for this assessment </w:t>
            </w:r>
            <w:r>
              <w:rPr>
                <w:szCs w:val="22"/>
              </w:rPr>
              <w:t>task</w:t>
            </w:r>
            <w:r w:rsidRPr="00881FA0">
              <w:rPr>
                <w:szCs w:val="22"/>
              </w:rPr>
              <w:t xml:space="preserve">. </w:t>
            </w:r>
            <w:r w:rsidRPr="00881FA0">
              <w:rPr>
                <w:bCs/>
                <w:szCs w:val="22"/>
              </w:rPr>
              <w:t xml:space="preserve">Only one re-assessment attempt may be granted for each assessment </w:t>
            </w:r>
            <w:r>
              <w:rPr>
                <w:bCs/>
                <w:szCs w:val="22"/>
              </w:rPr>
              <w:t>task</w:t>
            </w:r>
            <w:r w:rsidRPr="00881FA0">
              <w:rPr>
                <w:bCs/>
                <w:szCs w:val="22"/>
              </w:rPr>
              <w:t>.</w:t>
            </w:r>
            <w:r w:rsidRPr="00881FA0">
              <w:rPr>
                <w:b/>
                <w:szCs w:val="22"/>
              </w:rPr>
              <w:t xml:space="preserve"> </w:t>
            </w:r>
          </w:p>
          <w:p w14:paraId="6123A894" w14:textId="3398E1B3" w:rsidR="005273EF" w:rsidRPr="000443A8" w:rsidRDefault="009A47A7" w:rsidP="0080463A">
            <w:pPr>
              <w:pStyle w:val="Tabletext"/>
              <w:rPr>
                <w:i/>
              </w:rPr>
            </w:pPr>
            <w:r w:rsidRPr="000443A8">
              <w:rPr>
                <w:b/>
                <w:i/>
                <w:szCs w:val="22"/>
              </w:rPr>
              <w:t>For more information, refer to the Student Rules.</w:t>
            </w:r>
          </w:p>
        </w:tc>
      </w:tr>
      <w:tr w:rsidR="006E5AA2" w:rsidRPr="00881FA0" w14:paraId="6123A898" w14:textId="77777777" w:rsidTr="00913FD8">
        <w:trPr>
          <w:trHeight w:val="566"/>
        </w:trPr>
        <w:tc>
          <w:tcPr>
            <w:tcW w:w="1180" w:type="pct"/>
            <w:shd w:val="clear" w:color="auto" w:fill="D9D9D9" w:themeFill="background1" w:themeFillShade="D9"/>
          </w:tcPr>
          <w:p w14:paraId="6123A896" w14:textId="6CDA5FB6" w:rsidR="006E5AA2" w:rsidRPr="007C5A6F" w:rsidRDefault="006E5AA2" w:rsidP="006E5AA2">
            <w:pPr>
              <w:pStyle w:val="Tableheading"/>
            </w:pPr>
            <w:r w:rsidRPr="007C5A6F">
              <w:lastRenderedPageBreak/>
              <w:t xml:space="preserve">Submission details </w:t>
            </w:r>
          </w:p>
        </w:tc>
        <w:tc>
          <w:tcPr>
            <w:tcW w:w="3820" w:type="pct"/>
            <w:vAlign w:val="center"/>
          </w:tcPr>
          <w:p w14:paraId="2B2866E6" w14:textId="4607A61E" w:rsidR="006E5AA2" w:rsidRDefault="006E5AA2" w:rsidP="006E5AA2">
            <w:pPr>
              <w:rPr>
                <w:rFonts w:cs="Arial"/>
                <w:bCs/>
                <w:color w:val="00000A"/>
                <w:kern w:val="0"/>
                <w:szCs w:val="22"/>
              </w:rPr>
            </w:pPr>
            <w:r>
              <w:rPr>
                <w:rFonts w:cs="Arial"/>
                <w:szCs w:val="22"/>
              </w:rPr>
              <w:t xml:space="preserve">Insert your details on page 1 and sign the Student Declaration. Include this template with your submission.  </w:t>
            </w:r>
            <w:r w:rsidRPr="00635961">
              <w:rPr>
                <w:rFonts w:cs="Arial"/>
                <w:bCs/>
                <w:color w:val="00000A"/>
                <w:kern w:val="0"/>
                <w:szCs w:val="22"/>
              </w:rPr>
              <w:t>Your teacher will provide all the details for the submission system or network.</w:t>
            </w:r>
          </w:p>
          <w:p w14:paraId="100C0AB3" w14:textId="77777777" w:rsidR="005F2D95" w:rsidRPr="00AD03E4" w:rsidRDefault="005F2D95" w:rsidP="005F2D95">
            <w:pPr>
              <w:pStyle w:val="TableText0"/>
              <w:rPr>
                <w:b/>
              </w:rPr>
            </w:pPr>
            <w:r w:rsidRPr="00AD03E4">
              <w:rPr>
                <w:b/>
              </w:rPr>
              <w:t>Due Date</w:t>
            </w:r>
          </w:p>
          <w:p w14:paraId="39033997" w14:textId="43503CA0" w:rsidR="005F2D95" w:rsidRDefault="005F2D95" w:rsidP="005F2D95">
            <w:pPr>
              <w:pStyle w:val="TableText0"/>
            </w:pPr>
            <w:r>
              <w:t xml:space="preserve">Week </w:t>
            </w:r>
            <w:r w:rsidR="002411E1">
              <w:t>7</w:t>
            </w:r>
          </w:p>
          <w:p w14:paraId="11CAF078" w14:textId="6B7AEC45" w:rsidR="00C400D2" w:rsidRDefault="005F2D95" w:rsidP="00C400D2">
            <w:pPr>
              <w:rPr>
                <w:rFonts w:cs="Arial"/>
                <w:bCs/>
                <w:color w:val="00000A"/>
                <w:kern w:val="0"/>
                <w:szCs w:val="22"/>
              </w:rPr>
            </w:pPr>
            <w:r>
              <w:t xml:space="preserve">You are required to answer the questions in this document in the space </w:t>
            </w:r>
            <w:del w:id="5" w:author="Microsoft Office User" w:date="2021-03-19T16:03:00Z">
              <w:r w:rsidDel="00591C43">
                <w:delText xml:space="preserve"> </w:delText>
              </w:r>
            </w:del>
            <w:r>
              <w:t xml:space="preserve">provided under each question and save the document as </w:t>
            </w:r>
            <w:r w:rsidR="00C400D2">
              <w:rPr>
                <w:rFonts w:cs="Arial"/>
                <w:bCs/>
                <w:color w:val="00000A"/>
                <w:kern w:val="0"/>
                <w:szCs w:val="22"/>
              </w:rPr>
              <w:t>with your:</w:t>
            </w:r>
          </w:p>
          <w:p w14:paraId="3177EF41" w14:textId="77777777" w:rsidR="00C400D2" w:rsidRDefault="00C400D2" w:rsidP="00C400D2">
            <w:pPr>
              <w:rPr>
                <w:rFonts w:cs="Arial"/>
                <w:bCs/>
                <w:color w:val="00000A"/>
                <w:kern w:val="0"/>
                <w:szCs w:val="22"/>
              </w:rPr>
            </w:pPr>
            <w:r w:rsidRPr="00635961">
              <w:rPr>
                <w:rFonts w:cs="Arial"/>
                <w:bCs/>
                <w:color w:val="00000A"/>
                <w:kern w:val="0"/>
                <w:szCs w:val="22"/>
              </w:rPr>
              <w:t>surname_student number_unit/cluster_AssessmentNumber</w:t>
            </w:r>
            <w:r>
              <w:rPr>
                <w:rFonts w:cs="Arial"/>
                <w:bCs/>
                <w:color w:val="00000A"/>
                <w:kern w:val="0"/>
                <w:szCs w:val="22"/>
              </w:rPr>
              <w:t>.zip</w:t>
            </w:r>
            <w:r w:rsidRPr="00635961">
              <w:rPr>
                <w:rFonts w:cs="Arial"/>
                <w:bCs/>
                <w:color w:val="00000A"/>
                <w:kern w:val="0"/>
                <w:szCs w:val="22"/>
              </w:rPr>
              <w:t xml:space="preserve">. </w:t>
            </w:r>
          </w:p>
          <w:p w14:paraId="61226B46" w14:textId="77777777" w:rsidR="00C400D2" w:rsidRPr="00635961" w:rsidRDefault="00C400D2" w:rsidP="00C400D2">
            <w:pPr>
              <w:rPr>
                <w:rFonts w:cs="Arial"/>
                <w:bCs/>
                <w:color w:val="00000A"/>
                <w:kern w:val="0"/>
                <w:szCs w:val="22"/>
              </w:rPr>
            </w:pPr>
            <w:r w:rsidRPr="00635961">
              <w:rPr>
                <w:rFonts w:cs="Arial"/>
                <w:bCs/>
                <w:color w:val="00000A"/>
                <w:kern w:val="0"/>
                <w:szCs w:val="22"/>
              </w:rPr>
              <w:t xml:space="preserve">For example: </w:t>
            </w:r>
          </w:p>
          <w:p w14:paraId="007A5465" w14:textId="1DCB7764" w:rsidR="00C400D2" w:rsidRPr="007728B2" w:rsidRDefault="00C400D2" w:rsidP="00C400D2">
            <w:pPr>
              <w:jc w:val="center"/>
              <w:rPr>
                <w:b/>
              </w:rPr>
            </w:pPr>
            <w:r>
              <w:rPr>
                <w:b/>
              </w:rPr>
              <w:t>surname_123456789_BSBCRT512_1.zip</w:t>
            </w:r>
          </w:p>
          <w:p w14:paraId="700452BF" w14:textId="77777777" w:rsidR="00C400D2" w:rsidRPr="00635961" w:rsidRDefault="00C400D2" w:rsidP="00C400D2">
            <w:pPr>
              <w:rPr>
                <w:rFonts w:cs="Arial"/>
                <w:bCs/>
                <w:color w:val="00000A"/>
                <w:kern w:val="0"/>
                <w:szCs w:val="22"/>
              </w:rPr>
            </w:pPr>
            <w:r w:rsidRPr="00635961">
              <w:rPr>
                <w:rFonts w:cs="Arial"/>
                <w:bCs/>
                <w:color w:val="00000A"/>
                <w:kern w:val="0"/>
                <w:szCs w:val="22"/>
              </w:rPr>
              <w:t>For re-submissions, an “R” must be added to the file name. For example:</w:t>
            </w:r>
          </w:p>
          <w:p w14:paraId="70E76218" w14:textId="750C0FCA" w:rsidR="00C400D2" w:rsidRPr="007728B2" w:rsidRDefault="00C400D2" w:rsidP="00C400D2">
            <w:pPr>
              <w:jc w:val="center"/>
              <w:rPr>
                <w:b/>
              </w:rPr>
            </w:pPr>
            <w:r w:rsidRPr="007728B2">
              <w:rPr>
                <w:b/>
              </w:rPr>
              <w:t>surname_123456789_</w:t>
            </w:r>
            <w:r>
              <w:rPr>
                <w:b/>
              </w:rPr>
              <w:t xml:space="preserve"> BSBCRT512_1</w:t>
            </w:r>
            <w:r w:rsidRPr="007728B2">
              <w:rPr>
                <w:b/>
              </w:rPr>
              <w:t>_R</w:t>
            </w:r>
            <w:r>
              <w:rPr>
                <w:b/>
              </w:rPr>
              <w:t>.zip</w:t>
            </w:r>
          </w:p>
          <w:p w14:paraId="736F942F" w14:textId="2452A685" w:rsidR="006E5AA2" w:rsidRPr="00455FFD" w:rsidRDefault="006E5AA2" w:rsidP="006E5AA2">
            <w:pPr>
              <w:rPr>
                <w:rFonts w:cs="Arial"/>
                <w:bCs/>
                <w:color w:val="00000A"/>
                <w:kern w:val="0"/>
                <w:szCs w:val="22"/>
              </w:rPr>
            </w:pPr>
            <w:r w:rsidRPr="007C5A6F">
              <w:rPr>
                <w:rFonts w:asciiTheme="majorHAnsi" w:hAnsiTheme="majorHAnsi" w:cstheme="majorHAnsi"/>
              </w:rPr>
              <w:t>Assessment</w:t>
            </w:r>
            <w:r>
              <w:rPr>
                <w:rFonts w:asciiTheme="majorHAnsi" w:hAnsiTheme="majorHAnsi" w:cstheme="majorHAnsi"/>
              </w:rPr>
              <w:t xml:space="preserve"> </w:t>
            </w:r>
            <w:r w:rsidRPr="007C5A6F">
              <w:rPr>
                <w:rFonts w:asciiTheme="majorHAnsi" w:hAnsiTheme="majorHAnsi" w:cstheme="majorHAnsi"/>
              </w:rPr>
              <w:t>to be submitted</w:t>
            </w:r>
            <w:r>
              <w:rPr>
                <w:rFonts w:asciiTheme="majorHAnsi" w:hAnsiTheme="majorHAnsi" w:cstheme="majorHAnsi"/>
              </w:rPr>
              <w:t xml:space="preserve"> </w:t>
            </w:r>
            <w:r>
              <w:rPr>
                <w:rFonts w:cs="Arial"/>
                <w:bCs/>
                <w:color w:val="00000A"/>
                <w:kern w:val="0"/>
                <w:szCs w:val="22"/>
              </w:rPr>
              <w:t xml:space="preserve">to the </w:t>
            </w:r>
            <w:r w:rsidRPr="00635961">
              <w:rPr>
                <w:rFonts w:cs="Arial"/>
                <w:bCs/>
                <w:color w:val="00000A"/>
                <w:kern w:val="0"/>
                <w:szCs w:val="22"/>
              </w:rPr>
              <w:t>allocated dropbox</w:t>
            </w:r>
            <w:r>
              <w:rPr>
                <w:rFonts w:cs="Arial"/>
                <w:bCs/>
                <w:color w:val="00000A"/>
                <w:kern w:val="0"/>
                <w:szCs w:val="22"/>
              </w:rPr>
              <w:t xml:space="preserve"> in </w:t>
            </w:r>
            <w:r w:rsidRPr="00E563FD">
              <w:rPr>
                <w:rFonts w:cs="Arial"/>
                <w:b/>
                <w:bCs/>
                <w:color w:val="00000A"/>
                <w:kern w:val="0"/>
                <w:szCs w:val="22"/>
              </w:rPr>
              <w:t>Connect</w:t>
            </w:r>
            <w:r w:rsidRPr="00635961">
              <w:rPr>
                <w:rFonts w:cs="Arial"/>
                <w:bCs/>
                <w:color w:val="00000A"/>
                <w:kern w:val="0"/>
                <w:szCs w:val="22"/>
              </w:rPr>
              <w:t xml:space="preserve"> or </w:t>
            </w:r>
            <w:r>
              <w:rPr>
                <w:rFonts w:cs="Arial"/>
                <w:bCs/>
                <w:color w:val="00000A"/>
                <w:kern w:val="0"/>
                <w:szCs w:val="22"/>
              </w:rPr>
              <w:t xml:space="preserve">to the </w:t>
            </w:r>
            <w:r w:rsidRPr="00635961">
              <w:rPr>
                <w:rFonts w:cs="Arial"/>
                <w:bCs/>
                <w:color w:val="00000A"/>
                <w:kern w:val="0"/>
                <w:szCs w:val="22"/>
              </w:rPr>
              <w:t>allocated network folder.</w:t>
            </w:r>
            <w:r>
              <w:rPr>
                <w:rFonts w:cs="Arial"/>
                <w:bCs/>
                <w:color w:val="00000A"/>
                <w:kern w:val="0"/>
                <w:szCs w:val="22"/>
              </w:rPr>
              <w:t xml:space="preserve"> </w:t>
            </w:r>
            <w:r w:rsidRPr="00635961">
              <w:rPr>
                <w:rFonts w:cs="Arial"/>
                <w:bCs/>
                <w:color w:val="00000A"/>
                <w:kern w:val="0"/>
                <w:szCs w:val="22"/>
              </w:rPr>
              <w:t xml:space="preserve"> </w:t>
            </w:r>
          </w:p>
          <w:p w14:paraId="1A94BB59" w14:textId="77777777" w:rsidR="006E5AA2" w:rsidRPr="007C5A6F" w:rsidRDefault="006E5AA2" w:rsidP="006E5AA2">
            <w:pPr>
              <w:pStyle w:val="Tablebullet-main"/>
              <w:rPr>
                <w:lang w:eastAsia="en-US"/>
              </w:rPr>
            </w:pPr>
            <w:r w:rsidRPr="007C5A6F">
              <w:rPr>
                <w:lang w:eastAsia="en-US"/>
              </w:rPr>
              <w:t xml:space="preserve">TAFE Queensland Learning Management System: Connect   url: </w:t>
            </w:r>
            <w:hyperlink r:id="rId12" w:history="1">
              <w:r w:rsidRPr="007C5A6F">
                <w:rPr>
                  <w:rStyle w:val="Hyperlink"/>
                  <w:rFonts w:asciiTheme="majorHAnsi" w:hAnsiTheme="majorHAnsi" w:cstheme="majorHAnsi"/>
                  <w:i/>
                  <w:szCs w:val="22"/>
                  <w:lang w:eastAsia="en-US"/>
                </w:rPr>
                <w:t>https://connect.tafeqld.edu.au/d2l/login</w:t>
              </w:r>
            </w:hyperlink>
          </w:p>
          <w:p w14:paraId="56E40AF0" w14:textId="77777777" w:rsidR="006E5AA2" w:rsidRPr="007C5A6F" w:rsidRDefault="006E5AA2" w:rsidP="006E5AA2">
            <w:pPr>
              <w:pStyle w:val="Tablebullet-main"/>
              <w:rPr>
                <w:lang w:eastAsia="en-US"/>
              </w:rPr>
            </w:pPr>
            <w:r>
              <w:rPr>
                <w:lang w:eastAsia="en-US"/>
              </w:rPr>
              <w:t>Username; 9</w:t>
            </w:r>
            <w:r w:rsidRPr="007C5A6F">
              <w:rPr>
                <w:lang w:eastAsia="en-US"/>
              </w:rPr>
              <w:t xml:space="preserve"> digit student number</w:t>
            </w:r>
          </w:p>
          <w:p w14:paraId="6123A897" w14:textId="05848F94" w:rsidR="006E5AA2" w:rsidRPr="007C5A6F" w:rsidRDefault="006E5AA2" w:rsidP="006E5AA2">
            <w:pPr>
              <w:pStyle w:val="Tablebullet-main"/>
              <w:rPr>
                <w:lang w:eastAsia="en-US"/>
              </w:rPr>
            </w:pPr>
            <w:r w:rsidRPr="007C5A6F">
              <w:rPr>
                <w:lang w:eastAsia="en-US"/>
              </w:rPr>
              <w:t xml:space="preserve">For Password: Reset password go to  </w:t>
            </w:r>
            <w:hyperlink r:id="rId13" w:history="1">
              <w:r w:rsidRPr="007C5A6F">
                <w:rPr>
                  <w:rStyle w:val="Hyperlink"/>
                  <w:rFonts w:asciiTheme="majorHAnsi" w:hAnsiTheme="majorHAnsi" w:cstheme="majorHAnsi"/>
                  <w:i/>
                  <w:szCs w:val="22"/>
                  <w:lang w:eastAsia="en-US"/>
                </w:rPr>
                <w:t>https://passwordreset.tafeqld.edu.au/default.aspx</w:t>
              </w:r>
            </w:hyperlink>
            <w:r w:rsidRPr="007C5A6F">
              <w:rPr>
                <w:lang w:eastAsia="en-US"/>
              </w:rPr>
              <w:t>&gt;</w:t>
            </w:r>
          </w:p>
        </w:tc>
      </w:tr>
      <w:tr w:rsidR="009A47A7" w:rsidRPr="008F7477" w14:paraId="2AA090A9" w14:textId="77777777" w:rsidTr="00913FD8">
        <w:trPr>
          <w:trHeight w:val="566"/>
        </w:trPr>
        <w:tc>
          <w:tcPr>
            <w:tcW w:w="1180" w:type="pct"/>
            <w:shd w:val="clear" w:color="auto" w:fill="D9D9D9" w:themeFill="background1" w:themeFillShade="D9"/>
          </w:tcPr>
          <w:p w14:paraId="3AE65B40" w14:textId="77777777" w:rsidR="009A47A7" w:rsidRPr="004770D2" w:rsidRDefault="009A47A7" w:rsidP="0080463A">
            <w:pPr>
              <w:pStyle w:val="Tableheading"/>
            </w:pPr>
            <w:r w:rsidRPr="004770D2">
              <w:t xml:space="preserve">Instructions for the Assessor </w:t>
            </w:r>
          </w:p>
        </w:tc>
        <w:tc>
          <w:tcPr>
            <w:tcW w:w="3820" w:type="pct"/>
            <w:vAlign w:val="center"/>
          </w:tcPr>
          <w:p w14:paraId="0B9CE9E1" w14:textId="77777777" w:rsidR="006E5AA2" w:rsidRPr="00455FFD" w:rsidRDefault="006E5AA2" w:rsidP="006E5AA2">
            <w:pPr>
              <w:rPr>
                <w:rFonts w:eastAsia="Arial" w:cs="Arial"/>
                <w:color w:val="000000"/>
                <w:kern w:val="0"/>
                <w:szCs w:val="22"/>
                <w:lang w:eastAsia="en-US" w:bidi="ar-SA"/>
              </w:rPr>
            </w:pPr>
            <w:r w:rsidRPr="00635961">
              <w:rPr>
                <w:rFonts w:eastAsia="Arial" w:cs="Arial"/>
                <w:color w:val="000000"/>
                <w:kern w:val="0"/>
                <w:szCs w:val="22"/>
                <w:lang w:eastAsia="en-US" w:bidi="ar-SA"/>
              </w:rPr>
              <w:t>To be judged competent in this assessment item the student is required to demonstrate competence in all indicators shown in the marking guide.</w:t>
            </w:r>
          </w:p>
          <w:p w14:paraId="6A6F9964" w14:textId="77777777" w:rsidR="009A47A7" w:rsidRDefault="006E5AA2" w:rsidP="006E5AA2">
            <w:pPr>
              <w:pStyle w:val="TableText0"/>
              <w:rPr>
                <w:rFonts w:eastAsia="Arial" w:cs="Arial"/>
              </w:rPr>
            </w:pPr>
            <w:r w:rsidRPr="00583ADE">
              <w:rPr>
                <w:rFonts w:eastAsia="Arial" w:cs="Arial"/>
              </w:rPr>
              <w:t>Depending on the delivery mode and/or timetable constraints, the Study Guide and the Study Schedule must be customised to suit the mode</w:t>
            </w:r>
            <w:r>
              <w:rPr>
                <w:rFonts w:eastAsia="Arial" w:cs="Arial"/>
              </w:rPr>
              <w:t>.</w:t>
            </w:r>
          </w:p>
          <w:p w14:paraId="565C7C06" w14:textId="65DE38A1" w:rsidR="00AC748F" w:rsidRPr="00AC748F" w:rsidRDefault="00AC748F" w:rsidP="00AC748F">
            <w:pPr>
              <w:rPr>
                <w:rFonts w:eastAsia="Arial" w:cs="Arial"/>
                <w:kern w:val="0"/>
                <w:szCs w:val="22"/>
                <w:lang w:eastAsia="en-US" w:bidi="ar-SA"/>
              </w:rPr>
            </w:pPr>
            <w:r w:rsidRPr="2071BAF9">
              <w:rPr>
                <w:rFonts w:cs="Arial"/>
                <w:b/>
                <w:bCs/>
              </w:rPr>
              <w:t>Specifications of assessment</w:t>
            </w:r>
            <w:r w:rsidRPr="2071BAF9">
              <w:rPr>
                <w:rFonts w:cs="Arial"/>
              </w:rPr>
              <w:t xml:space="preserve"> –</w:t>
            </w:r>
            <w:r w:rsidRPr="00AC748F">
              <w:rPr>
                <w:rFonts w:eastAsia="Arial" w:cs="Arial"/>
                <w:kern w:val="0"/>
                <w:szCs w:val="22"/>
                <w:lang w:eastAsia="en-US" w:bidi="ar-SA"/>
              </w:rPr>
              <w:t>There are 25 main questions that must all be answered correctly to achieve a satisfactory result for this assessment. Students will be able to resubmit their work a second time if they are not successful on the first attempt.</w:t>
            </w:r>
          </w:p>
          <w:p w14:paraId="350EE532" w14:textId="77777777" w:rsidR="00AC748F" w:rsidRDefault="00AC748F" w:rsidP="00AC748F">
            <w:pPr>
              <w:autoSpaceDE w:val="0"/>
              <w:autoSpaceDN w:val="0"/>
              <w:adjustRightInd w:val="0"/>
              <w:rPr>
                <w:rFonts w:cs="Arial"/>
                <w:b/>
                <w:bCs/>
                <w:szCs w:val="22"/>
              </w:rPr>
            </w:pPr>
          </w:p>
          <w:p w14:paraId="177B820A" w14:textId="192F6AFB" w:rsidR="00AC748F" w:rsidRDefault="00AC748F" w:rsidP="00AC748F">
            <w:pPr>
              <w:autoSpaceDE w:val="0"/>
              <w:autoSpaceDN w:val="0"/>
              <w:adjustRightInd w:val="0"/>
              <w:rPr>
                <w:rFonts w:cs="Arial"/>
                <w:szCs w:val="22"/>
              </w:rPr>
            </w:pPr>
            <w:r w:rsidRPr="000C62AD">
              <w:rPr>
                <w:rFonts w:cs="Arial"/>
                <w:b/>
                <w:bCs/>
                <w:szCs w:val="22"/>
              </w:rPr>
              <w:t>Equipment or material requirements</w:t>
            </w:r>
            <w:r w:rsidRPr="000C62AD">
              <w:rPr>
                <w:rFonts w:cs="Arial"/>
                <w:szCs w:val="22"/>
              </w:rPr>
              <w:t xml:space="preserve"> – </w:t>
            </w:r>
            <w:r>
              <w:rPr>
                <w:rFonts w:cs="Arial"/>
                <w:szCs w:val="22"/>
              </w:rPr>
              <w:t>A computer with internet access</w:t>
            </w:r>
          </w:p>
          <w:p w14:paraId="4B27E7A4" w14:textId="77777777" w:rsidR="00AC748F" w:rsidRDefault="00AC748F" w:rsidP="00AC748F">
            <w:pPr>
              <w:autoSpaceDE w:val="0"/>
              <w:autoSpaceDN w:val="0"/>
              <w:adjustRightInd w:val="0"/>
              <w:rPr>
                <w:rFonts w:cs="Arial"/>
                <w:szCs w:val="22"/>
              </w:rPr>
            </w:pPr>
          </w:p>
          <w:p w14:paraId="0BF61A2B" w14:textId="77777777" w:rsidR="00AC748F" w:rsidRDefault="00AC748F" w:rsidP="00AC748F">
            <w:pPr>
              <w:autoSpaceDE w:val="0"/>
              <w:autoSpaceDN w:val="0"/>
              <w:adjustRightInd w:val="0"/>
              <w:rPr>
                <w:rFonts w:cs="Arial"/>
              </w:rPr>
            </w:pPr>
            <w:r w:rsidRPr="3E553D79">
              <w:rPr>
                <w:rFonts w:cs="Arial"/>
                <w:b/>
                <w:bCs/>
              </w:rPr>
              <w:lastRenderedPageBreak/>
              <w:t>Details of location</w:t>
            </w:r>
            <w:r w:rsidRPr="3E553D79">
              <w:rPr>
                <w:rFonts w:cs="Arial"/>
              </w:rPr>
              <w:t xml:space="preserve"> – </w:t>
            </w:r>
          </w:p>
          <w:p w14:paraId="7B5699F1" w14:textId="77777777" w:rsidR="00AC748F" w:rsidRDefault="00AC748F" w:rsidP="00AC748F">
            <w:pPr>
              <w:autoSpaceDE w:val="0"/>
              <w:autoSpaceDN w:val="0"/>
              <w:adjustRightInd w:val="0"/>
              <w:rPr>
                <w:rFonts w:cs="Arial"/>
              </w:rPr>
            </w:pPr>
            <w:r w:rsidRPr="1D9CDF6C">
              <w:rPr>
                <w:rFonts w:cs="Arial"/>
              </w:rPr>
              <w:t>TAFE will provide</w:t>
            </w:r>
            <w:r>
              <w:rPr>
                <w:rFonts w:cs="Arial"/>
              </w:rPr>
              <w:t xml:space="preserve"> a </w:t>
            </w:r>
            <w:r w:rsidRPr="1D9CDF6C">
              <w:rPr>
                <w:rFonts w:cs="Arial"/>
              </w:rPr>
              <w:t>simulated wo</w:t>
            </w:r>
            <w:r>
              <w:rPr>
                <w:rFonts w:cs="Arial"/>
              </w:rPr>
              <w:t xml:space="preserve">rk environment in the classroom; </w:t>
            </w:r>
            <w:r w:rsidRPr="1D9CDF6C">
              <w:rPr>
                <w:rFonts w:cs="Arial"/>
              </w:rPr>
              <w:t xml:space="preserve">however, it is possible to complete these tasks on a home virtual network using a </w:t>
            </w:r>
            <w:r>
              <w:rPr>
                <w:rFonts w:cs="Arial"/>
              </w:rPr>
              <w:t>computer with internet access.</w:t>
            </w:r>
          </w:p>
          <w:p w14:paraId="17D89ECC" w14:textId="77777777" w:rsidR="00AC748F" w:rsidRPr="000C62AD" w:rsidRDefault="00AC748F" w:rsidP="00AC748F">
            <w:pPr>
              <w:autoSpaceDE w:val="0"/>
              <w:autoSpaceDN w:val="0"/>
              <w:adjustRightInd w:val="0"/>
              <w:rPr>
                <w:rFonts w:cs="Arial"/>
                <w:szCs w:val="22"/>
              </w:rPr>
            </w:pPr>
          </w:p>
          <w:p w14:paraId="6C50B121" w14:textId="77777777" w:rsidR="00AC748F" w:rsidRDefault="00AC748F" w:rsidP="00AC748F">
            <w:pPr>
              <w:autoSpaceDE w:val="0"/>
              <w:autoSpaceDN w:val="0"/>
              <w:adjustRightInd w:val="0"/>
              <w:rPr>
                <w:rFonts w:cs="Arial"/>
                <w:szCs w:val="22"/>
              </w:rPr>
            </w:pPr>
            <w:r w:rsidRPr="3E553D79">
              <w:rPr>
                <w:rFonts w:cs="Arial"/>
                <w:b/>
                <w:bCs/>
              </w:rPr>
              <w:t>Level of assistance permitted</w:t>
            </w:r>
            <w:r w:rsidRPr="3E553D79">
              <w:rPr>
                <w:rFonts w:cs="Arial"/>
              </w:rPr>
              <w:t xml:space="preserve"> – </w:t>
            </w:r>
            <w:r w:rsidRPr="00E347AF">
              <w:t>teachers and tutors should be available in class, and accessible by email for students working from home. Staff cannot directly provide students answers but can guide them to where to go to complete tasks individually. </w:t>
            </w:r>
          </w:p>
          <w:p w14:paraId="6EA82197" w14:textId="77777777" w:rsidR="00AC748F" w:rsidRPr="000C62AD" w:rsidRDefault="00AC748F" w:rsidP="00AC748F">
            <w:pPr>
              <w:autoSpaceDE w:val="0"/>
              <w:autoSpaceDN w:val="0"/>
              <w:adjustRightInd w:val="0"/>
              <w:rPr>
                <w:rFonts w:cs="Arial"/>
                <w:szCs w:val="22"/>
              </w:rPr>
            </w:pPr>
          </w:p>
          <w:p w14:paraId="431D9F8E" w14:textId="5FCCFB2A" w:rsidR="00AC748F" w:rsidRPr="005241E2" w:rsidRDefault="00AC748F" w:rsidP="00C038EC">
            <w:pPr>
              <w:widowControl w:val="0"/>
              <w:autoSpaceDE w:val="0"/>
              <w:autoSpaceDN w:val="0"/>
              <w:adjustRightInd w:val="0"/>
              <w:ind w:left="38"/>
            </w:pPr>
            <w:r w:rsidRPr="005241E2">
              <w:rPr>
                <w:rFonts w:cs="Arial"/>
                <w:b/>
                <w:bCs/>
              </w:rPr>
              <w:t xml:space="preserve">Interactions - </w:t>
            </w:r>
            <w:r w:rsidRPr="005241E2">
              <w:t>teamwork skills are essential in the</w:t>
            </w:r>
            <w:r w:rsidR="00C038EC">
              <w:t xml:space="preserve"> I</w:t>
            </w:r>
            <w:r w:rsidRPr="005241E2">
              <w:t>T industry, therefore students should work in teams to consult and collaborate on the practical activities. However, each student is required to complete the tasks individually.</w:t>
            </w:r>
          </w:p>
          <w:p w14:paraId="627EF49C" w14:textId="77777777" w:rsidR="00AC748F" w:rsidRPr="005241E2" w:rsidRDefault="00AC748F" w:rsidP="00AC748F">
            <w:pPr>
              <w:autoSpaceDE w:val="0"/>
              <w:autoSpaceDN w:val="0"/>
              <w:adjustRightInd w:val="0"/>
              <w:rPr>
                <w:b/>
                <w:bCs/>
              </w:rPr>
            </w:pPr>
          </w:p>
          <w:p w14:paraId="3B7ADF56" w14:textId="77777777" w:rsidR="00AC748F" w:rsidRPr="00723155" w:rsidRDefault="00AC748F" w:rsidP="00AC748F">
            <w:pPr>
              <w:rPr>
                <w:rStyle w:val="normaltextrun"/>
              </w:rPr>
            </w:pPr>
            <w:r w:rsidRPr="000C62AD">
              <w:rPr>
                <w:rFonts w:cs="Arial"/>
                <w:b/>
                <w:bCs/>
                <w:szCs w:val="22"/>
              </w:rPr>
              <w:t>Contingencies</w:t>
            </w:r>
            <w:r w:rsidRPr="000C62AD">
              <w:rPr>
                <w:rFonts w:cs="Arial"/>
                <w:szCs w:val="22"/>
              </w:rPr>
              <w:t xml:space="preserve"> – </w:t>
            </w:r>
            <w:r w:rsidRPr="00723155">
              <w:rPr>
                <w:rStyle w:val="normaltextrun"/>
                <w:rFonts w:cs="Arial"/>
                <w:color w:val="000000"/>
                <w:szCs w:val="22"/>
                <w:shd w:val="clear" w:color="auto" w:fill="FFFFFF"/>
              </w:rPr>
              <w:t>Reasonable adjustments will be made for students as and when appropriate, af</w:t>
            </w:r>
            <w:r>
              <w:rPr>
                <w:rStyle w:val="normaltextrun"/>
                <w:rFonts w:cs="Arial"/>
                <w:color w:val="000000"/>
                <w:szCs w:val="22"/>
                <w:shd w:val="clear" w:color="auto" w:fill="FFFFFF"/>
              </w:rPr>
              <w:t>ter consultation with the Access</w:t>
            </w:r>
            <w:r w:rsidRPr="00723155">
              <w:rPr>
                <w:rStyle w:val="normaltextrun"/>
                <w:rFonts w:cs="Arial"/>
                <w:color w:val="000000"/>
                <w:szCs w:val="22"/>
                <w:shd w:val="clear" w:color="auto" w:fill="FFFFFF"/>
              </w:rPr>
              <w:t>ibility and Counselling team. – You must see your teacher prior to assessment regarding this.</w:t>
            </w:r>
            <w:r w:rsidRPr="00723155">
              <w:rPr>
                <w:rStyle w:val="normaltextrun"/>
              </w:rPr>
              <w:t> </w:t>
            </w:r>
          </w:p>
          <w:p w14:paraId="73D6B7D6" w14:textId="77777777" w:rsidR="00AC748F" w:rsidRDefault="00AC748F" w:rsidP="00AC748F">
            <w:pPr>
              <w:rPr>
                <w:rStyle w:val="eop"/>
                <w:rFonts w:cs="Arial"/>
                <w:color w:val="000000"/>
                <w:szCs w:val="22"/>
                <w:shd w:val="clear" w:color="auto" w:fill="FFFFFF"/>
              </w:rPr>
            </w:pPr>
          </w:p>
          <w:p w14:paraId="0F578588" w14:textId="77777777" w:rsidR="00AC748F" w:rsidRPr="000C62AD" w:rsidRDefault="00AC748F" w:rsidP="00AC748F">
            <w:pPr>
              <w:rPr>
                <w:rFonts w:cs="Arial"/>
                <w:szCs w:val="22"/>
              </w:rPr>
            </w:pPr>
            <w:r w:rsidRPr="00BA0F8D">
              <w:rPr>
                <w:rFonts w:cs="Arial"/>
                <w:b/>
                <w:bCs/>
                <w:szCs w:val="22"/>
              </w:rPr>
              <w:t>Work Health and Safety:</w:t>
            </w:r>
            <w:r w:rsidRPr="00BA0F8D">
              <w:rPr>
                <w:rFonts w:cs="Arial"/>
                <w:szCs w:val="22"/>
              </w:rPr>
              <w:t xml:space="preserve"> A work health and safety check of the assessment environment is to be conducted prior to the assessment and any hazards addressed appropriately</w:t>
            </w:r>
            <w:r w:rsidRPr="000C62AD">
              <w:rPr>
                <w:rFonts w:cs="Arial"/>
                <w:szCs w:val="22"/>
              </w:rPr>
              <w:t xml:space="preserve">. </w:t>
            </w:r>
          </w:p>
          <w:p w14:paraId="012809A7" w14:textId="77777777" w:rsidR="00AC748F" w:rsidRPr="00981EC3" w:rsidRDefault="00AC748F" w:rsidP="00AC748F">
            <w:pPr>
              <w:pStyle w:val="TableText0"/>
            </w:pPr>
            <w:r w:rsidRPr="00981EC3">
              <w:rPr>
                <w:rFonts w:cs="Arial"/>
                <w:b/>
                <w:bCs/>
              </w:rPr>
              <w:t>Assessment Condition</w:t>
            </w:r>
          </w:p>
          <w:p w14:paraId="19E06745" w14:textId="77777777" w:rsidR="00AC748F" w:rsidRDefault="00AC748F" w:rsidP="00AC748F">
            <w:pPr>
              <w:pStyle w:val="TableText0"/>
            </w:pPr>
            <w:r>
              <w:t>Skills in this unit must be demonstrated in a workplace or simulated environment where the conditions are typical of those in a working environment in this industry.</w:t>
            </w:r>
          </w:p>
          <w:p w14:paraId="379C401D" w14:textId="77777777" w:rsidR="00AC748F" w:rsidRDefault="00AC748F" w:rsidP="00AC748F">
            <w:pPr>
              <w:pStyle w:val="TableText0"/>
            </w:pPr>
            <w:r>
              <w:t>This includes access to:</w:t>
            </w:r>
          </w:p>
          <w:p w14:paraId="4019BC8D" w14:textId="77777777" w:rsidR="00AC748F" w:rsidRDefault="00AC748F" w:rsidP="00AC748F">
            <w:pPr>
              <w:pStyle w:val="TableText0"/>
              <w:numPr>
                <w:ilvl w:val="0"/>
                <w:numId w:val="23"/>
              </w:numPr>
            </w:pPr>
            <w:r>
              <w:t>industry standard equipment and materials</w:t>
            </w:r>
          </w:p>
          <w:p w14:paraId="3663439E" w14:textId="77777777" w:rsidR="00AC748F" w:rsidRDefault="00AC748F" w:rsidP="00AC748F">
            <w:pPr>
              <w:pStyle w:val="TableText0"/>
              <w:numPr>
                <w:ilvl w:val="0"/>
                <w:numId w:val="23"/>
              </w:numPr>
            </w:pPr>
            <w:r>
              <w:t>industry standard database software</w:t>
            </w:r>
          </w:p>
          <w:p w14:paraId="1925D6D2" w14:textId="77777777" w:rsidR="00AC748F" w:rsidRDefault="00AC748F" w:rsidP="00AC748F">
            <w:pPr>
              <w:pStyle w:val="TableText0"/>
              <w:numPr>
                <w:ilvl w:val="0"/>
                <w:numId w:val="23"/>
              </w:numPr>
            </w:pPr>
            <w:r>
              <w:t>network and other systems required for remote or multi-user access</w:t>
            </w:r>
          </w:p>
          <w:p w14:paraId="5BAF08A2" w14:textId="77777777" w:rsidR="00AC748F" w:rsidRDefault="00AC748F" w:rsidP="00AC748F">
            <w:pPr>
              <w:pStyle w:val="TableText0"/>
              <w:numPr>
                <w:ilvl w:val="0"/>
                <w:numId w:val="23"/>
              </w:numPr>
            </w:pPr>
            <w:r>
              <w:t>organisational requirements and deliverables</w:t>
            </w:r>
          </w:p>
          <w:p w14:paraId="0C1206EE" w14:textId="64EB2097" w:rsidR="00AC748F" w:rsidRPr="009A47A7" w:rsidRDefault="00AC748F" w:rsidP="00AC748F">
            <w:pPr>
              <w:pStyle w:val="TableText0"/>
              <w:numPr>
                <w:ilvl w:val="0"/>
                <w:numId w:val="23"/>
              </w:numPr>
            </w:pPr>
            <w:r>
              <w:t>computer-aided software engineering (CASE) or diagramming software.</w:t>
            </w:r>
          </w:p>
        </w:tc>
      </w:tr>
      <w:tr w:rsidR="00C72D95" w:rsidRPr="00881FA0" w14:paraId="6123A8A5" w14:textId="77777777" w:rsidTr="00913FD8">
        <w:tc>
          <w:tcPr>
            <w:tcW w:w="1180" w:type="pct"/>
            <w:shd w:val="clear" w:color="auto" w:fill="D9D9D9" w:themeFill="background1" w:themeFillShade="D9"/>
          </w:tcPr>
          <w:p w14:paraId="6123A8A3" w14:textId="20900A61" w:rsidR="00C72D95" w:rsidRPr="00881FA0" w:rsidRDefault="00C72D95" w:rsidP="0080463A">
            <w:pPr>
              <w:pStyle w:val="Tableheading"/>
            </w:pPr>
            <w:r w:rsidRPr="00881FA0">
              <w:lastRenderedPageBreak/>
              <w:t>Note to Student</w:t>
            </w:r>
          </w:p>
        </w:tc>
        <w:tc>
          <w:tcPr>
            <w:tcW w:w="3820" w:type="pct"/>
            <w:shd w:val="clear" w:color="auto" w:fill="D9D9D9" w:themeFill="background1" w:themeFillShade="D9"/>
          </w:tcPr>
          <w:p w14:paraId="6123A8A4" w14:textId="63EED580" w:rsidR="00E27CB5" w:rsidRPr="00881FA0" w:rsidRDefault="00E27CB5" w:rsidP="0080463A">
            <w:pPr>
              <w:pStyle w:val="Tabletext"/>
              <w:rPr>
                <w:strike/>
              </w:rPr>
            </w:pPr>
            <w:r w:rsidRPr="00881FA0">
              <w:t>An overview of all Assessment Tasks relevant to this unit is located in the Unit Study Guide.</w:t>
            </w:r>
          </w:p>
        </w:tc>
      </w:tr>
    </w:tbl>
    <w:p w14:paraId="6123A8A6" w14:textId="77777777" w:rsidR="003E5509" w:rsidRPr="00881FA0" w:rsidRDefault="003E5509">
      <w:pPr>
        <w:rPr>
          <w:rFonts w:asciiTheme="majorHAnsi" w:hAnsiTheme="majorHAnsi" w:cstheme="majorHAnsi"/>
          <w:szCs w:val="22"/>
        </w:rPr>
      </w:pPr>
    </w:p>
    <w:p w14:paraId="637F71DA" w14:textId="77777777" w:rsidR="00AF5BA9" w:rsidRDefault="00AF5BA9" w:rsidP="00AF5BA9">
      <w:pPr>
        <w:pStyle w:val="Tabletext"/>
        <w:rPr>
          <w:color w:val="632423" w:themeColor="accent2" w:themeShade="80"/>
        </w:rPr>
      </w:pPr>
      <w:r>
        <w:t>Complete the following resea</w:t>
      </w:r>
      <w:bookmarkStart w:id="6" w:name="_GoBack"/>
      <w:bookmarkEnd w:id="6"/>
      <w:r>
        <w:t xml:space="preserve">rch questions. Remember that you cannot copy and paste from the Internet or any other source. </w:t>
      </w:r>
      <w:r w:rsidRPr="008A0C56">
        <w:rPr>
          <w:b/>
          <w:color w:val="943634" w:themeColor="accent2" w:themeShade="BF"/>
        </w:rPr>
        <w:t>Plagiarism will not be tolerated.</w:t>
      </w:r>
    </w:p>
    <w:p w14:paraId="2B3FB627" w14:textId="77777777" w:rsidR="00AF5BA9" w:rsidRPr="008A0C56" w:rsidRDefault="00AF5BA9" w:rsidP="00AF5BA9">
      <w:pPr>
        <w:pStyle w:val="Tabletext"/>
      </w:pPr>
      <w:r>
        <w:t>In answering the questions,</w:t>
      </w:r>
      <w:r w:rsidRPr="00E02265">
        <w:rPr>
          <w:color w:val="FF0000"/>
        </w:rPr>
        <w:t xml:space="preserve"> </w:t>
      </w:r>
      <w:r w:rsidRPr="00E85D51">
        <w:rPr>
          <w:b/>
        </w:rPr>
        <w:t>ensure</w:t>
      </w:r>
      <w:r w:rsidRPr="00E02265">
        <w:rPr>
          <w:color w:val="FF0000"/>
        </w:rPr>
        <w:t xml:space="preserve"> </w:t>
      </w:r>
      <w:r w:rsidRPr="008A0C56">
        <w:t>that you:</w:t>
      </w:r>
    </w:p>
    <w:p w14:paraId="463BB69B" w14:textId="77777777" w:rsidR="00AF5BA9" w:rsidRPr="008A0C56" w:rsidRDefault="00AF5BA9" w:rsidP="00AF5BA9">
      <w:pPr>
        <w:pStyle w:val="Bullet-main"/>
      </w:pPr>
      <w:r w:rsidRPr="008A0C56">
        <w:t xml:space="preserve">Provide a list of references at the end of the document including </w:t>
      </w:r>
      <w:r w:rsidRPr="008A0C56">
        <w:rPr>
          <w:b/>
          <w:u w:val="single"/>
        </w:rPr>
        <w:t>all</w:t>
      </w:r>
      <w:r w:rsidRPr="008A0C56">
        <w:t xml:space="preserve"> sources accessed </w:t>
      </w:r>
      <w:r>
        <w:t xml:space="preserve">using an appropriate referencing style such as </w:t>
      </w:r>
      <w:hyperlink r:id="rId14" w:history="1">
        <w:r w:rsidRPr="00E85D51">
          <w:rPr>
            <w:rStyle w:val="Hyperlink"/>
          </w:rPr>
          <w:t>HarvardGenerator</w:t>
        </w:r>
      </w:hyperlink>
      <w:r>
        <w:rPr>
          <w:rStyle w:val="FootnoteReference"/>
        </w:rPr>
        <w:footnoteReference w:id="2"/>
      </w:r>
      <w:r>
        <w:t xml:space="preserve">. </w:t>
      </w:r>
    </w:p>
    <w:p w14:paraId="7BD93A3D" w14:textId="027E2CD5" w:rsidR="00AF5BA9" w:rsidRDefault="00087053" w:rsidP="00AF5BA9">
      <w:pPr>
        <w:pStyle w:val="Bullet-main"/>
      </w:pPr>
      <w:r w:rsidRPr="00087053">
        <w:rPr>
          <w:highlight w:val="yellow"/>
        </w:rPr>
        <w:t>Provide</w:t>
      </w:r>
      <w:r w:rsidR="00AF5BA9" w:rsidRPr="00087053">
        <w:rPr>
          <w:highlight w:val="yellow"/>
        </w:rPr>
        <w:t xml:space="preserve"> </w:t>
      </w:r>
      <w:r w:rsidR="00AF5BA9" w:rsidRPr="00087053">
        <w:rPr>
          <w:b/>
          <w:highlight w:val="yellow"/>
        </w:rPr>
        <w:t>examples to illustrate your answers</w:t>
      </w:r>
      <w:r w:rsidR="00AF5BA9">
        <w:t xml:space="preserve">. </w:t>
      </w:r>
      <w:r w:rsidR="00AF5BA9" w:rsidRPr="00087053">
        <w:rPr>
          <w:color w:val="0070C0"/>
        </w:rPr>
        <w:t>You can use your Database/Website project for this unit as a source for your examples.</w:t>
      </w:r>
      <w:r w:rsidR="00AF5BA9">
        <w:t xml:space="preserve"> </w:t>
      </w:r>
    </w:p>
    <w:p w14:paraId="719D637B" w14:textId="77777777" w:rsidR="00087053" w:rsidRDefault="00087053">
      <w:pPr>
        <w:rPr>
          <w:rFonts w:asciiTheme="majorHAnsi" w:eastAsiaTheme="majorEastAsia" w:hAnsiTheme="majorHAnsi"/>
          <w:b/>
          <w:bCs/>
          <w:sz w:val="26"/>
          <w:szCs w:val="23"/>
        </w:rPr>
      </w:pPr>
      <w:r>
        <w:br w:type="page"/>
      </w:r>
    </w:p>
    <w:p w14:paraId="3DFE5687" w14:textId="77777777" w:rsidR="00087053" w:rsidRDefault="00087053" w:rsidP="00087053"/>
    <w:p w14:paraId="579C1F82" w14:textId="6871D24B" w:rsidR="00AF5BA9" w:rsidRDefault="00AF5BA9" w:rsidP="00AF5BA9">
      <w:pPr>
        <w:pStyle w:val="Heading2"/>
      </w:pPr>
      <w:r w:rsidRPr="00E85D51">
        <w:t>Assessment questions</w:t>
      </w:r>
    </w:p>
    <w:p w14:paraId="1B71A70E" w14:textId="78D0903D" w:rsidR="00AF5BA9" w:rsidRPr="00F34AAA" w:rsidRDefault="00AF5BA9" w:rsidP="00AF5BA9">
      <w:pPr>
        <w:pStyle w:val="ListParagraph"/>
        <w:numPr>
          <w:ilvl w:val="0"/>
          <w:numId w:val="22"/>
        </w:numPr>
        <w:tabs>
          <w:tab w:val="left" w:pos="567"/>
        </w:tabs>
        <w:ind w:left="360"/>
      </w:pPr>
      <w:r w:rsidRPr="00F34AAA">
        <w:t>What is a relational database? (80 words)</w:t>
      </w:r>
      <w:r w:rsidR="00717101">
        <w:t xml:space="preserve">  </w:t>
      </w:r>
      <w:r w:rsidR="00717101" w:rsidRPr="00717101">
        <w:rPr>
          <w:i/>
          <w:color w:val="365F91" w:themeColor="accent1" w:themeShade="BF"/>
          <w:sz w:val="18"/>
          <w:szCs w:val="18"/>
        </w:rPr>
        <w:t xml:space="preserve">(Note: you might copy in your ERD from ICTICT523 AT2 and use this to illustrate your </w:t>
      </w:r>
      <w:r w:rsidR="00717101">
        <w:rPr>
          <w:i/>
          <w:color w:val="365F91" w:themeColor="accent1" w:themeShade="BF"/>
          <w:sz w:val="18"/>
          <w:szCs w:val="18"/>
        </w:rPr>
        <w:t>answer</w:t>
      </w:r>
      <w:r w:rsidR="00717101" w:rsidRPr="00717101">
        <w:rPr>
          <w:i/>
          <w:color w:val="365F91" w:themeColor="accent1" w:themeShade="BF"/>
          <w:sz w:val="18"/>
          <w:szCs w:val="18"/>
        </w:rPr>
        <w:t>.)</w:t>
      </w:r>
    </w:p>
    <w:p w14:paraId="4DD802F6" w14:textId="77777777" w:rsidR="00AF5BA9" w:rsidRDefault="00AF5BA9"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56DCF0CE"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750EF111"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5943037F"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7AEA15BF"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01512ED6"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227E7154"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67CE7616"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3D8AA56C" w14:textId="77777777" w:rsidR="00087053" w:rsidRDefault="00087053" w:rsidP="00AF5BA9">
      <w:pPr>
        <w:tabs>
          <w:tab w:val="left" w:pos="567"/>
          <w:tab w:val="right" w:leader="underscore" w:pos="9639"/>
        </w:tabs>
        <w:jc w:val="both"/>
        <w:rPr>
          <w:rFonts w:asciiTheme="majorHAnsi" w:eastAsia="Times New Roman" w:hAnsiTheme="majorHAnsi" w:cstheme="majorHAnsi"/>
          <w:kern w:val="0"/>
          <w:szCs w:val="22"/>
          <w:lang w:eastAsia="en-US" w:bidi="ar-SA"/>
        </w:rPr>
      </w:pPr>
    </w:p>
    <w:p w14:paraId="72F66E0E" w14:textId="3F491AB6" w:rsidR="00AF5BA9" w:rsidRPr="00F34AAA" w:rsidRDefault="00AF5BA9" w:rsidP="00AF5BA9">
      <w:pPr>
        <w:pStyle w:val="ListParagraph"/>
        <w:numPr>
          <w:ilvl w:val="0"/>
          <w:numId w:val="22"/>
        </w:numPr>
        <w:tabs>
          <w:tab w:val="left" w:pos="567"/>
        </w:tabs>
      </w:pPr>
      <w:r w:rsidRPr="00F34AAA">
        <w:t>Describe the following nine (9) database features:</w:t>
      </w:r>
      <w:r w:rsidR="00087053">
        <w:t xml:space="preserve">  </w:t>
      </w:r>
      <w:r w:rsidR="00087053" w:rsidRPr="00717101">
        <w:rPr>
          <w:i/>
          <w:color w:val="365F91" w:themeColor="accent1" w:themeShade="BF"/>
          <w:sz w:val="18"/>
          <w:szCs w:val="18"/>
        </w:rPr>
        <w:t>(Note: you might copy in your ERD from ICTICT523 AT2 and use this to illustrate your definitions.)</w:t>
      </w:r>
    </w:p>
    <w:p w14:paraId="72E9155B" w14:textId="77777777" w:rsidR="00AF5BA9" w:rsidRDefault="00AF5BA9" w:rsidP="00AF5BA9">
      <w:pPr>
        <w:tabs>
          <w:tab w:val="left" w:pos="567"/>
        </w:tabs>
        <w:contextualSpacing/>
        <w:rPr>
          <w:szCs w:val="21"/>
        </w:rPr>
      </w:pPr>
    </w:p>
    <w:tbl>
      <w:tblPr>
        <w:tblStyle w:val="TableGrid3"/>
        <w:tblW w:w="10660" w:type="dxa"/>
        <w:tblInd w:w="108" w:type="dxa"/>
        <w:tblLayout w:type="fixed"/>
        <w:tblLook w:val="04A0" w:firstRow="1" w:lastRow="0" w:firstColumn="1" w:lastColumn="0" w:noHBand="0" w:noVBand="1"/>
      </w:tblPr>
      <w:tblGrid>
        <w:gridCol w:w="2552"/>
        <w:gridCol w:w="8108"/>
      </w:tblGrid>
      <w:tr w:rsidR="00AF5BA9" w:rsidRPr="00803E74" w14:paraId="45D2986A" w14:textId="77777777" w:rsidTr="004C0458">
        <w:tc>
          <w:tcPr>
            <w:tcW w:w="2552" w:type="dxa"/>
            <w:shd w:val="clear" w:color="auto" w:fill="D9D9D9" w:themeFill="background1" w:themeFillShade="D9"/>
          </w:tcPr>
          <w:p w14:paraId="72E53114" w14:textId="77777777" w:rsidR="00AF5BA9" w:rsidRPr="00803E74" w:rsidRDefault="00AF5BA9" w:rsidP="004C0458">
            <w:pPr>
              <w:rPr>
                <w:b/>
              </w:rPr>
            </w:pPr>
            <w:r w:rsidRPr="00803E74">
              <w:rPr>
                <w:b/>
              </w:rPr>
              <w:t>Feature</w:t>
            </w:r>
          </w:p>
        </w:tc>
        <w:tc>
          <w:tcPr>
            <w:tcW w:w="8108" w:type="dxa"/>
            <w:shd w:val="clear" w:color="auto" w:fill="D9D9D9" w:themeFill="background1" w:themeFillShade="D9"/>
          </w:tcPr>
          <w:p w14:paraId="5D98B131" w14:textId="77777777" w:rsidR="00AF5BA9" w:rsidRPr="00803E74" w:rsidRDefault="00AF5BA9" w:rsidP="004C0458">
            <w:pPr>
              <w:rPr>
                <w:b/>
              </w:rPr>
            </w:pPr>
            <w:r w:rsidRPr="00803E74">
              <w:rPr>
                <w:b/>
              </w:rPr>
              <w:t>Description</w:t>
            </w:r>
          </w:p>
        </w:tc>
      </w:tr>
      <w:tr w:rsidR="00AF5BA9" w:rsidRPr="00803E74" w14:paraId="25F19A8F" w14:textId="77777777" w:rsidTr="004C0458">
        <w:trPr>
          <w:trHeight w:val="638"/>
        </w:trPr>
        <w:tc>
          <w:tcPr>
            <w:tcW w:w="2552" w:type="dxa"/>
          </w:tcPr>
          <w:p w14:paraId="3B2DFEC3" w14:textId="77777777" w:rsidR="00AF5BA9" w:rsidRPr="00803E74" w:rsidRDefault="00AF5BA9" w:rsidP="004C0458">
            <w:r w:rsidRPr="00803E74">
              <w:t>Field</w:t>
            </w:r>
          </w:p>
        </w:tc>
        <w:tc>
          <w:tcPr>
            <w:tcW w:w="8108" w:type="dxa"/>
          </w:tcPr>
          <w:p w14:paraId="6E935A06" w14:textId="77777777" w:rsidR="00AF5BA9" w:rsidRPr="00803E74" w:rsidRDefault="00AF5BA9" w:rsidP="004C0458"/>
        </w:tc>
      </w:tr>
      <w:tr w:rsidR="00AF5BA9" w:rsidRPr="00803E74" w14:paraId="635CDB65" w14:textId="77777777" w:rsidTr="004C0458">
        <w:trPr>
          <w:trHeight w:val="690"/>
        </w:trPr>
        <w:tc>
          <w:tcPr>
            <w:tcW w:w="2552" w:type="dxa"/>
          </w:tcPr>
          <w:p w14:paraId="40C31586" w14:textId="77777777" w:rsidR="00AF5BA9" w:rsidRPr="00803E74" w:rsidRDefault="00AF5BA9" w:rsidP="004C0458">
            <w:r w:rsidRPr="00803E74">
              <w:t>Table</w:t>
            </w:r>
          </w:p>
        </w:tc>
        <w:tc>
          <w:tcPr>
            <w:tcW w:w="8108" w:type="dxa"/>
          </w:tcPr>
          <w:p w14:paraId="171D8AA7" w14:textId="77777777" w:rsidR="00AF5BA9" w:rsidRPr="00803E74" w:rsidRDefault="00AF5BA9" w:rsidP="004C0458"/>
        </w:tc>
      </w:tr>
      <w:tr w:rsidR="00AF5BA9" w:rsidRPr="00803E74" w14:paraId="607E4E5E" w14:textId="77777777" w:rsidTr="004C0458">
        <w:trPr>
          <w:trHeight w:val="701"/>
        </w:trPr>
        <w:tc>
          <w:tcPr>
            <w:tcW w:w="2552" w:type="dxa"/>
          </w:tcPr>
          <w:p w14:paraId="7C598A67" w14:textId="77777777" w:rsidR="00AF5BA9" w:rsidRPr="00803E74" w:rsidRDefault="00AF5BA9" w:rsidP="004C0458">
            <w:r w:rsidRPr="00803E74">
              <w:t>Primary key</w:t>
            </w:r>
          </w:p>
        </w:tc>
        <w:tc>
          <w:tcPr>
            <w:tcW w:w="8108" w:type="dxa"/>
          </w:tcPr>
          <w:p w14:paraId="121F9405" w14:textId="77777777" w:rsidR="00AF5BA9" w:rsidRPr="00803E74" w:rsidRDefault="00AF5BA9" w:rsidP="004C0458"/>
        </w:tc>
      </w:tr>
      <w:tr w:rsidR="00AF5BA9" w:rsidRPr="00803E74" w14:paraId="62786684" w14:textId="77777777" w:rsidTr="004C0458">
        <w:trPr>
          <w:trHeight w:val="696"/>
        </w:trPr>
        <w:tc>
          <w:tcPr>
            <w:tcW w:w="2552" w:type="dxa"/>
          </w:tcPr>
          <w:p w14:paraId="68916215" w14:textId="77777777" w:rsidR="00AF5BA9" w:rsidRPr="00803E74" w:rsidRDefault="00AF5BA9" w:rsidP="004C0458">
            <w:r w:rsidRPr="00803E74">
              <w:t>Foreign key</w:t>
            </w:r>
          </w:p>
        </w:tc>
        <w:tc>
          <w:tcPr>
            <w:tcW w:w="8108" w:type="dxa"/>
          </w:tcPr>
          <w:p w14:paraId="2C6CBC16" w14:textId="77777777" w:rsidR="00AF5BA9" w:rsidRPr="00803E74" w:rsidRDefault="00AF5BA9" w:rsidP="004C0458"/>
        </w:tc>
      </w:tr>
      <w:tr w:rsidR="00AF5BA9" w:rsidRPr="00803E74" w14:paraId="38018E25" w14:textId="77777777" w:rsidTr="004C0458">
        <w:trPr>
          <w:trHeight w:val="706"/>
        </w:trPr>
        <w:tc>
          <w:tcPr>
            <w:tcW w:w="2552" w:type="dxa"/>
          </w:tcPr>
          <w:p w14:paraId="4001BD94" w14:textId="77777777" w:rsidR="00AF5BA9" w:rsidRPr="00803E74" w:rsidRDefault="00AF5BA9" w:rsidP="004C0458">
            <w:r w:rsidRPr="00803E74">
              <w:t>Constraint</w:t>
            </w:r>
          </w:p>
        </w:tc>
        <w:tc>
          <w:tcPr>
            <w:tcW w:w="8108" w:type="dxa"/>
          </w:tcPr>
          <w:p w14:paraId="1DD2B8A0" w14:textId="77777777" w:rsidR="00AF5BA9" w:rsidRPr="00803E74" w:rsidRDefault="00AF5BA9" w:rsidP="004C0458"/>
        </w:tc>
      </w:tr>
      <w:tr w:rsidR="00AF5BA9" w:rsidRPr="00803E74" w14:paraId="6C7EDEB9" w14:textId="77777777" w:rsidTr="004C0458">
        <w:trPr>
          <w:trHeight w:val="702"/>
        </w:trPr>
        <w:tc>
          <w:tcPr>
            <w:tcW w:w="2552" w:type="dxa"/>
          </w:tcPr>
          <w:p w14:paraId="2EB6E7E0" w14:textId="77777777" w:rsidR="00AF5BA9" w:rsidRPr="00803E74" w:rsidRDefault="00AF5BA9" w:rsidP="004C0458">
            <w:r w:rsidRPr="00803E74">
              <w:t>Superkey</w:t>
            </w:r>
          </w:p>
        </w:tc>
        <w:tc>
          <w:tcPr>
            <w:tcW w:w="8108" w:type="dxa"/>
          </w:tcPr>
          <w:p w14:paraId="39EA4C53" w14:textId="77777777" w:rsidR="00AF5BA9" w:rsidRPr="00803E74" w:rsidRDefault="00AF5BA9" w:rsidP="004C0458"/>
        </w:tc>
      </w:tr>
      <w:tr w:rsidR="00AF5BA9" w:rsidRPr="00803E74" w14:paraId="50C8A5C3" w14:textId="77777777" w:rsidTr="004C0458">
        <w:trPr>
          <w:trHeight w:val="698"/>
        </w:trPr>
        <w:tc>
          <w:tcPr>
            <w:tcW w:w="2552" w:type="dxa"/>
          </w:tcPr>
          <w:p w14:paraId="5A333F7D" w14:textId="77777777" w:rsidR="00AF5BA9" w:rsidRPr="00803E74" w:rsidRDefault="00AF5BA9" w:rsidP="004C0458">
            <w:r w:rsidRPr="00803E74">
              <w:t>Index</w:t>
            </w:r>
          </w:p>
        </w:tc>
        <w:tc>
          <w:tcPr>
            <w:tcW w:w="8108" w:type="dxa"/>
          </w:tcPr>
          <w:p w14:paraId="7B1787FB" w14:textId="77777777" w:rsidR="00AF5BA9" w:rsidRPr="00803E74" w:rsidRDefault="00AF5BA9" w:rsidP="004C0458"/>
        </w:tc>
      </w:tr>
      <w:tr w:rsidR="00AF5BA9" w:rsidRPr="00803E74" w14:paraId="27CFE670" w14:textId="77777777" w:rsidTr="004C0458">
        <w:trPr>
          <w:trHeight w:val="694"/>
        </w:trPr>
        <w:tc>
          <w:tcPr>
            <w:tcW w:w="2552" w:type="dxa"/>
          </w:tcPr>
          <w:p w14:paraId="3C8C142A" w14:textId="77777777" w:rsidR="00AF5BA9" w:rsidRPr="00803E74" w:rsidRDefault="00AF5BA9" w:rsidP="004C0458">
            <w:r w:rsidRPr="00803E74">
              <w:t>User interface (UI)</w:t>
            </w:r>
          </w:p>
        </w:tc>
        <w:tc>
          <w:tcPr>
            <w:tcW w:w="8108" w:type="dxa"/>
          </w:tcPr>
          <w:p w14:paraId="64EE5F6E" w14:textId="77777777" w:rsidR="00AF5BA9" w:rsidRPr="00803E74" w:rsidRDefault="00AF5BA9" w:rsidP="004C0458"/>
        </w:tc>
      </w:tr>
      <w:tr w:rsidR="00AF5BA9" w:rsidRPr="00803E74" w14:paraId="23D4A496" w14:textId="77777777" w:rsidTr="004C0458">
        <w:trPr>
          <w:trHeight w:val="704"/>
        </w:trPr>
        <w:tc>
          <w:tcPr>
            <w:tcW w:w="2552" w:type="dxa"/>
          </w:tcPr>
          <w:p w14:paraId="6DC82A9B" w14:textId="77777777" w:rsidR="00AF5BA9" w:rsidRPr="00803E74" w:rsidRDefault="00AF5BA9" w:rsidP="004C0458">
            <w:r w:rsidRPr="00803E74">
              <w:t>Report</w:t>
            </w:r>
          </w:p>
        </w:tc>
        <w:tc>
          <w:tcPr>
            <w:tcW w:w="8108" w:type="dxa"/>
          </w:tcPr>
          <w:p w14:paraId="331766EF" w14:textId="77777777" w:rsidR="00AF5BA9" w:rsidRPr="00803E74" w:rsidRDefault="00AF5BA9" w:rsidP="004C0458"/>
        </w:tc>
      </w:tr>
    </w:tbl>
    <w:p w14:paraId="2FBAC617" w14:textId="77777777" w:rsidR="00AF5BA9" w:rsidRPr="00803E74" w:rsidRDefault="00AF5BA9" w:rsidP="00AF5BA9">
      <w:pPr>
        <w:tabs>
          <w:tab w:val="left" w:pos="567"/>
        </w:tabs>
        <w:contextualSpacing/>
        <w:rPr>
          <w:szCs w:val="21"/>
        </w:rPr>
      </w:pPr>
    </w:p>
    <w:p w14:paraId="2B4E31A7" w14:textId="3684DDB4" w:rsidR="00AF5BA9" w:rsidRDefault="00AF5BA9" w:rsidP="00AF5BA9">
      <w:pPr>
        <w:pStyle w:val="Tabletext"/>
        <w:numPr>
          <w:ilvl w:val="0"/>
          <w:numId w:val="22"/>
        </w:numPr>
      </w:pPr>
      <w:r w:rsidRPr="00803E74">
        <w:t>Explain the data analysis process, covering the following in your answer:</w:t>
      </w:r>
      <w:r w:rsidR="00717101">
        <w:t xml:space="preserve">  </w:t>
      </w:r>
      <w:r w:rsidR="00717101" w:rsidRPr="00717101">
        <w:rPr>
          <w:i/>
          <w:color w:val="365F91" w:themeColor="accent1" w:themeShade="BF"/>
          <w:sz w:val="18"/>
          <w:szCs w:val="18"/>
        </w:rPr>
        <w:t>(</w:t>
      </w:r>
      <w:r w:rsidR="00717101">
        <w:rPr>
          <w:i/>
          <w:color w:val="365F91" w:themeColor="accent1" w:themeShade="BF"/>
          <w:sz w:val="18"/>
          <w:szCs w:val="18"/>
        </w:rPr>
        <w:t>Firstly consider the meeting you had with your client in ICTICT523.  How would you know the data types for the various attributes in your draft ERD?  EG: would a product code need to have the data type of: int, double, varchar, other? How would you determine this?</w:t>
      </w:r>
      <w:r w:rsidR="00717101" w:rsidRPr="00717101">
        <w:rPr>
          <w:i/>
          <w:color w:val="365F91" w:themeColor="accent1" w:themeShade="BF"/>
          <w:sz w:val="18"/>
          <w:szCs w:val="18"/>
        </w:rPr>
        <w:t>)</w:t>
      </w:r>
    </w:p>
    <w:p w14:paraId="71D3B094" w14:textId="77777777" w:rsidR="00AF5BA9" w:rsidRDefault="00AF5BA9" w:rsidP="00AF5BA9">
      <w:pPr>
        <w:pStyle w:val="Tabletext"/>
        <w:numPr>
          <w:ilvl w:val="0"/>
          <w:numId w:val="19"/>
        </w:numPr>
        <w:ind w:left="360"/>
        <w:rPr>
          <w:szCs w:val="22"/>
        </w:rPr>
      </w:pPr>
      <w:r w:rsidRPr="00803E74">
        <w:rPr>
          <w:szCs w:val="22"/>
        </w:rPr>
        <w:t>Determining the required data types.</w:t>
      </w:r>
      <w:r>
        <w:rPr>
          <w:szCs w:val="22"/>
        </w:rPr>
        <w:t xml:space="preserve"> (50 words)</w:t>
      </w:r>
    </w:p>
    <w:p w14:paraId="29C3A5CD" w14:textId="77777777" w:rsidR="00087053" w:rsidRDefault="00087053" w:rsidP="00087053">
      <w:pPr>
        <w:pStyle w:val="Tabletext"/>
        <w:pBdr>
          <w:top w:val="single" w:sz="4" w:space="1" w:color="auto"/>
          <w:left w:val="single" w:sz="4" w:space="4" w:color="auto"/>
          <w:bottom w:val="single" w:sz="4" w:space="1" w:color="auto"/>
          <w:right w:val="single" w:sz="4" w:space="4" w:color="auto"/>
        </w:pBdr>
        <w:rPr>
          <w:szCs w:val="22"/>
        </w:rPr>
      </w:pPr>
    </w:p>
    <w:p w14:paraId="45388B32" w14:textId="77777777" w:rsidR="00087053" w:rsidRDefault="00087053" w:rsidP="00087053">
      <w:pPr>
        <w:pStyle w:val="Tabletext"/>
        <w:pBdr>
          <w:top w:val="single" w:sz="4" w:space="1" w:color="auto"/>
          <w:left w:val="single" w:sz="4" w:space="4" w:color="auto"/>
          <w:bottom w:val="single" w:sz="4" w:space="1" w:color="auto"/>
          <w:right w:val="single" w:sz="4" w:space="4" w:color="auto"/>
        </w:pBdr>
        <w:rPr>
          <w:szCs w:val="22"/>
        </w:rPr>
      </w:pPr>
    </w:p>
    <w:p w14:paraId="2540C59F" w14:textId="77777777" w:rsidR="00087053" w:rsidRDefault="00087053" w:rsidP="00087053">
      <w:pPr>
        <w:pStyle w:val="Tabletext"/>
        <w:pBdr>
          <w:top w:val="single" w:sz="4" w:space="1" w:color="auto"/>
          <w:left w:val="single" w:sz="4" w:space="4" w:color="auto"/>
          <w:bottom w:val="single" w:sz="4" w:space="1" w:color="auto"/>
          <w:right w:val="single" w:sz="4" w:space="4" w:color="auto"/>
        </w:pBdr>
        <w:rPr>
          <w:szCs w:val="22"/>
        </w:rPr>
      </w:pPr>
    </w:p>
    <w:p w14:paraId="40EA310A" w14:textId="77777777" w:rsidR="00087053" w:rsidRDefault="00087053" w:rsidP="00087053">
      <w:pPr>
        <w:pStyle w:val="Tabletext"/>
        <w:pBdr>
          <w:top w:val="single" w:sz="4" w:space="1" w:color="auto"/>
          <w:left w:val="single" w:sz="4" w:space="4" w:color="auto"/>
          <w:bottom w:val="single" w:sz="4" w:space="1" w:color="auto"/>
          <w:right w:val="single" w:sz="4" w:space="4" w:color="auto"/>
        </w:pBdr>
        <w:rPr>
          <w:szCs w:val="22"/>
        </w:rPr>
      </w:pPr>
    </w:p>
    <w:p w14:paraId="02B86AF9" w14:textId="77777777" w:rsidR="00087053" w:rsidRPr="00803E74" w:rsidRDefault="00087053" w:rsidP="00087053">
      <w:pPr>
        <w:pStyle w:val="Tabletext"/>
        <w:rPr>
          <w:szCs w:val="22"/>
        </w:rPr>
      </w:pPr>
    </w:p>
    <w:p w14:paraId="612A0098" w14:textId="21F2733E" w:rsidR="00AF5BA9" w:rsidRDefault="00AF5BA9" w:rsidP="00AF5BA9">
      <w:pPr>
        <w:pStyle w:val="Tabletext"/>
        <w:numPr>
          <w:ilvl w:val="0"/>
          <w:numId w:val="19"/>
        </w:numPr>
        <w:ind w:left="360"/>
        <w:rPr>
          <w:szCs w:val="22"/>
        </w:rPr>
      </w:pPr>
      <w:r w:rsidRPr="00803E74">
        <w:rPr>
          <w:szCs w:val="22"/>
        </w:rPr>
        <w:t>Determining the required data structures.</w:t>
      </w:r>
      <w:r w:rsidRPr="00A173B5">
        <w:rPr>
          <w:szCs w:val="22"/>
        </w:rPr>
        <w:t xml:space="preserve"> </w:t>
      </w:r>
      <w:r>
        <w:rPr>
          <w:szCs w:val="22"/>
        </w:rPr>
        <w:t>(50 words)</w:t>
      </w:r>
      <w:r w:rsidR="00717101">
        <w:rPr>
          <w:szCs w:val="22"/>
        </w:rPr>
        <w:t xml:space="preserve"> </w:t>
      </w:r>
      <w:r w:rsidR="00717101" w:rsidRPr="00717101">
        <w:rPr>
          <w:i/>
          <w:color w:val="365F91" w:themeColor="accent1" w:themeShade="BF"/>
          <w:sz w:val="18"/>
          <w:szCs w:val="18"/>
        </w:rPr>
        <w:t>(</w:t>
      </w:r>
      <w:r w:rsidR="00717101">
        <w:rPr>
          <w:i/>
          <w:color w:val="365F91" w:themeColor="accent1" w:themeShade="BF"/>
          <w:sz w:val="18"/>
          <w:szCs w:val="18"/>
        </w:rPr>
        <w:t>What does your draft ERD tell you about the structure you might need to store the client’s data in?  How did you determine / design your draft ERD?</w:t>
      </w:r>
      <w:r w:rsidR="00717101" w:rsidRPr="00717101">
        <w:rPr>
          <w:i/>
          <w:color w:val="365F91" w:themeColor="accent1" w:themeShade="BF"/>
          <w:sz w:val="18"/>
          <w:szCs w:val="18"/>
        </w:rPr>
        <w:t>)</w:t>
      </w:r>
    </w:p>
    <w:p w14:paraId="482BC40E" w14:textId="77777777" w:rsidR="00087053" w:rsidRDefault="00087053" w:rsidP="00087053">
      <w:pPr>
        <w:pBdr>
          <w:top w:val="single" w:sz="4" w:space="1" w:color="auto"/>
          <w:left w:val="single" w:sz="4" w:space="4" w:color="auto"/>
          <w:bottom w:val="single" w:sz="4" w:space="1" w:color="auto"/>
          <w:right w:val="single" w:sz="4" w:space="4" w:color="auto"/>
        </w:pBdr>
        <w:spacing w:before="80" w:after="80"/>
        <w:rPr>
          <w:szCs w:val="22"/>
        </w:rPr>
      </w:pPr>
    </w:p>
    <w:p w14:paraId="39229431" w14:textId="77777777" w:rsidR="00087053" w:rsidRDefault="00087053" w:rsidP="00087053">
      <w:pPr>
        <w:pBdr>
          <w:top w:val="single" w:sz="4" w:space="1" w:color="auto"/>
          <w:left w:val="single" w:sz="4" w:space="4" w:color="auto"/>
          <w:bottom w:val="single" w:sz="4" w:space="1" w:color="auto"/>
          <w:right w:val="single" w:sz="4" w:space="4" w:color="auto"/>
        </w:pBdr>
        <w:spacing w:before="80" w:after="80"/>
        <w:rPr>
          <w:szCs w:val="22"/>
        </w:rPr>
      </w:pPr>
    </w:p>
    <w:p w14:paraId="7E9BE6F3" w14:textId="77777777" w:rsidR="00087053" w:rsidRDefault="00087053" w:rsidP="00087053">
      <w:pPr>
        <w:pBdr>
          <w:top w:val="single" w:sz="4" w:space="1" w:color="auto"/>
          <w:left w:val="single" w:sz="4" w:space="4" w:color="auto"/>
          <w:bottom w:val="single" w:sz="4" w:space="1" w:color="auto"/>
          <w:right w:val="single" w:sz="4" w:space="4" w:color="auto"/>
        </w:pBdr>
        <w:spacing w:before="80" w:after="80"/>
        <w:rPr>
          <w:szCs w:val="22"/>
        </w:rPr>
      </w:pPr>
    </w:p>
    <w:p w14:paraId="3DF7FF99" w14:textId="77777777" w:rsidR="00087053" w:rsidRPr="00087053" w:rsidRDefault="00087053" w:rsidP="00087053">
      <w:pPr>
        <w:pBdr>
          <w:top w:val="single" w:sz="4" w:space="1" w:color="auto"/>
          <w:left w:val="single" w:sz="4" w:space="4" w:color="auto"/>
          <w:bottom w:val="single" w:sz="4" w:space="1" w:color="auto"/>
          <w:right w:val="single" w:sz="4" w:space="4" w:color="auto"/>
        </w:pBdr>
        <w:spacing w:before="80" w:after="80"/>
        <w:rPr>
          <w:szCs w:val="22"/>
        </w:rPr>
      </w:pPr>
    </w:p>
    <w:p w14:paraId="51BC8449" w14:textId="77777777" w:rsidR="00087053" w:rsidRPr="00803E74" w:rsidRDefault="00087053" w:rsidP="00087053">
      <w:pPr>
        <w:pStyle w:val="Tabletext"/>
        <w:rPr>
          <w:szCs w:val="22"/>
        </w:rPr>
      </w:pPr>
    </w:p>
    <w:p w14:paraId="2365B78A" w14:textId="0F54A53F" w:rsidR="00AF5BA9" w:rsidRDefault="00AF5BA9" w:rsidP="00AF5BA9">
      <w:pPr>
        <w:pStyle w:val="Tabletext"/>
        <w:numPr>
          <w:ilvl w:val="0"/>
          <w:numId w:val="19"/>
        </w:numPr>
        <w:ind w:left="360"/>
        <w:rPr>
          <w:szCs w:val="22"/>
        </w:rPr>
      </w:pPr>
      <w:r w:rsidRPr="00803E74">
        <w:rPr>
          <w:szCs w:val="22"/>
        </w:rPr>
        <w:t>Designing queries and reports.</w:t>
      </w:r>
      <w:r w:rsidRPr="00A173B5">
        <w:rPr>
          <w:szCs w:val="22"/>
        </w:rPr>
        <w:t xml:space="preserve"> </w:t>
      </w:r>
      <w:r>
        <w:rPr>
          <w:szCs w:val="22"/>
        </w:rPr>
        <w:t>(50 words)</w:t>
      </w:r>
      <w:r w:rsidR="00717101">
        <w:rPr>
          <w:szCs w:val="22"/>
        </w:rPr>
        <w:t xml:space="preserve">  </w:t>
      </w:r>
      <w:r w:rsidR="00717101" w:rsidRPr="00717101">
        <w:rPr>
          <w:i/>
          <w:color w:val="365F91" w:themeColor="accent1" w:themeShade="BF"/>
          <w:sz w:val="18"/>
          <w:szCs w:val="18"/>
        </w:rPr>
        <w:t>(</w:t>
      </w:r>
      <w:r w:rsidR="00717101">
        <w:rPr>
          <w:i/>
          <w:color w:val="365F91" w:themeColor="accent1" w:themeShade="BF"/>
          <w:sz w:val="18"/>
          <w:szCs w:val="18"/>
        </w:rPr>
        <w:t xml:space="preserve">Some queries are questions you might ask of the data in </w:t>
      </w:r>
      <w:r w:rsidR="00CF61B9">
        <w:rPr>
          <w:i/>
          <w:color w:val="365F91" w:themeColor="accent1" w:themeShade="BF"/>
          <w:sz w:val="18"/>
          <w:szCs w:val="18"/>
        </w:rPr>
        <w:t>a</w:t>
      </w:r>
      <w:r w:rsidR="00717101">
        <w:rPr>
          <w:i/>
          <w:color w:val="365F91" w:themeColor="accent1" w:themeShade="BF"/>
          <w:sz w:val="18"/>
          <w:szCs w:val="18"/>
        </w:rPr>
        <w:t xml:space="preserve"> client’s database.  Some reports will be printouts of the answers to these various queries – formatted so as to enhance readability.  How would you come to know what questions of the data a client </w:t>
      </w:r>
      <w:r w:rsidR="00CF61B9">
        <w:rPr>
          <w:i/>
          <w:color w:val="365F91" w:themeColor="accent1" w:themeShade="BF"/>
          <w:sz w:val="18"/>
          <w:szCs w:val="18"/>
        </w:rPr>
        <w:t>might want to ask of their datab</w:t>
      </w:r>
      <w:r w:rsidR="00717101">
        <w:rPr>
          <w:i/>
          <w:color w:val="365F91" w:themeColor="accent1" w:themeShade="BF"/>
          <w:sz w:val="18"/>
          <w:szCs w:val="18"/>
        </w:rPr>
        <w:t>ase and what subsequent / associated reports they might need?</w:t>
      </w:r>
      <w:r w:rsidR="00717101" w:rsidRPr="00717101">
        <w:rPr>
          <w:i/>
          <w:color w:val="365F91" w:themeColor="accent1" w:themeShade="BF"/>
          <w:sz w:val="18"/>
          <w:szCs w:val="18"/>
        </w:rPr>
        <w:t>)</w:t>
      </w:r>
    </w:p>
    <w:p w14:paraId="103EE754" w14:textId="77777777" w:rsidR="00AF5BA9" w:rsidRDefault="00AF5BA9" w:rsidP="00087053">
      <w:pPr>
        <w:pBdr>
          <w:top w:val="single" w:sz="4" w:space="1" w:color="auto"/>
          <w:left w:val="single" w:sz="4" w:space="4" w:color="auto"/>
          <w:bottom w:val="single" w:sz="4" w:space="1" w:color="auto"/>
          <w:right w:val="single" w:sz="4" w:space="4" w:color="auto"/>
        </w:pBdr>
        <w:tabs>
          <w:tab w:val="left" w:pos="1134"/>
        </w:tabs>
        <w:spacing w:before="80" w:after="80" w:line="276" w:lineRule="auto"/>
        <w:rPr>
          <w:rFonts w:cs="Arial"/>
          <w:szCs w:val="22"/>
        </w:rPr>
      </w:pPr>
    </w:p>
    <w:p w14:paraId="438E3136" w14:textId="77777777" w:rsidR="00087053" w:rsidRDefault="00087053" w:rsidP="00087053">
      <w:pPr>
        <w:pBdr>
          <w:top w:val="single" w:sz="4" w:space="1" w:color="auto"/>
          <w:left w:val="single" w:sz="4" w:space="4" w:color="auto"/>
          <w:bottom w:val="single" w:sz="4" w:space="1" w:color="auto"/>
          <w:right w:val="single" w:sz="4" w:space="4" w:color="auto"/>
        </w:pBdr>
        <w:tabs>
          <w:tab w:val="left" w:pos="1134"/>
        </w:tabs>
        <w:spacing w:before="80" w:after="80" w:line="276" w:lineRule="auto"/>
        <w:rPr>
          <w:rFonts w:cs="Arial"/>
          <w:szCs w:val="22"/>
        </w:rPr>
      </w:pPr>
    </w:p>
    <w:p w14:paraId="4102AD13" w14:textId="77777777" w:rsidR="00087053" w:rsidRDefault="00087053" w:rsidP="00087053">
      <w:pPr>
        <w:pBdr>
          <w:top w:val="single" w:sz="4" w:space="1" w:color="auto"/>
          <w:left w:val="single" w:sz="4" w:space="4" w:color="auto"/>
          <w:bottom w:val="single" w:sz="4" w:space="1" w:color="auto"/>
          <w:right w:val="single" w:sz="4" w:space="4" w:color="auto"/>
        </w:pBdr>
        <w:tabs>
          <w:tab w:val="left" w:pos="1134"/>
        </w:tabs>
        <w:spacing w:before="80" w:after="80" w:line="276" w:lineRule="auto"/>
        <w:rPr>
          <w:rFonts w:cs="Arial"/>
          <w:szCs w:val="22"/>
        </w:rPr>
      </w:pPr>
    </w:p>
    <w:p w14:paraId="1EB67E2F" w14:textId="77777777" w:rsidR="00087053" w:rsidRDefault="00087053" w:rsidP="00087053">
      <w:pPr>
        <w:pBdr>
          <w:top w:val="single" w:sz="4" w:space="1" w:color="auto"/>
          <w:left w:val="single" w:sz="4" w:space="4" w:color="auto"/>
          <w:bottom w:val="single" w:sz="4" w:space="1" w:color="auto"/>
          <w:right w:val="single" w:sz="4" w:space="4" w:color="auto"/>
        </w:pBdr>
        <w:tabs>
          <w:tab w:val="left" w:pos="1134"/>
        </w:tabs>
        <w:spacing w:before="80" w:after="80" w:line="276" w:lineRule="auto"/>
        <w:rPr>
          <w:rFonts w:cs="Arial"/>
          <w:szCs w:val="22"/>
        </w:rPr>
      </w:pPr>
    </w:p>
    <w:p w14:paraId="61D162BC" w14:textId="77777777" w:rsidR="00087053" w:rsidRDefault="00087053" w:rsidP="00087053">
      <w:pPr>
        <w:tabs>
          <w:tab w:val="left" w:pos="567"/>
        </w:tabs>
        <w:spacing w:line="276" w:lineRule="auto"/>
      </w:pPr>
    </w:p>
    <w:p w14:paraId="278C2F44" w14:textId="7C3CD530" w:rsidR="00AF5BA9" w:rsidRPr="00F34AAA" w:rsidRDefault="00AF5BA9" w:rsidP="00AF5BA9">
      <w:pPr>
        <w:pStyle w:val="ListParagraph"/>
        <w:numPr>
          <w:ilvl w:val="0"/>
          <w:numId w:val="22"/>
        </w:numPr>
        <w:tabs>
          <w:tab w:val="left" w:pos="567"/>
        </w:tabs>
        <w:spacing w:line="276" w:lineRule="auto"/>
      </w:pPr>
      <w:r w:rsidRPr="00F34AAA">
        <w:t>Describe conceptual data modelling.</w:t>
      </w:r>
      <w:r w:rsidRPr="00F34AAA">
        <w:rPr>
          <w:rFonts w:cs="Arial"/>
          <w:szCs w:val="22"/>
        </w:rPr>
        <w:t xml:space="preserve"> (50 words)</w:t>
      </w:r>
      <w:r w:rsidR="00AD360D">
        <w:rPr>
          <w:rFonts w:cs="Arial"/>
          <w:szCs w:val="22"/>
        </w:rPr>
        <w:t xml:space="preserve">  </w:t>
      </w:r>
      <w:r w:rsidR="00AD360D" w:rsidRPr="00254940">
        <w:rPr>
          <w:i/>
          <w:color w:val="244061" w:themeColor="accent1" w:themeShade="80"/>
          <w:sz w:val="18"/>
          <w:szCs w:val="18"/>
        </w:rPr>
        <w:t>(</w:t>
      </w:r>
      <w:r w:rsidR="00AD360D">
        <w:rPr>
          <w:i/>
          <w:color w:val="244061" w:themeColor="accent1" w:themeShade="80"/>
          <w:sz w:val="18"/>
          <w:szCs w:val="18"/>
        </w:rPr>
        <w:t>Potential reference</w:t>
      </w:r>
      <w:r w:rsidR="00AD360D" w:rsidRPr="00254940">
        <w:rPr>
          <w:i/>
          <w:color w:val="244061" w:themeColor="accent1" w:themeShade="80"/>
          <w:sz w:val="18"/>
          <w:szCs w:val="18"/>
        </w:rPr>
        <w:t>: Learner Guide</w:t>
      </w:r>
      <w:r w:rsidR="00AD360D">
        <w:rPr>
          <w:i/>
          <w:color w:val="244061" w:themeColor="accent1" w:themeShade="80"/>
          <w:sz w:val="18"/>
          <w:szCs w:val="18"/>
        </w:rPr>
        <w:t>, search for ‘Conceptual’.</w:t>
      </w:r>
      <w:r w:rsidR="00921993">
        <w:rPr>
          <w:i/>
          <w:color w:val="244061" w:themeColor="accent1" w:themeShade="80"/>
          <w:sz w:val="18"/>
          <w:szCs w:val="18"/>
        </w:rPr>
        <w:t xml:space="preserve">  Add a description here in your own words and potentially an example from your current assessment from ICTICT523.  EG: copy and paste in a sample conceptual model from your ICTICT523 assessment.</w:t>
      </w:r>
      <w:r w:rsidR="00AD360D" w:rsidRPr="00254940">
        <w:rPr>
          <w:i/>
          <w:color w:val="244061" w:themeColor="accent1" w:themeShade="80"/>
          <w:sz w:val="18"/>
          <w:szCs w:val="18"/>
        </w:rPr>
        <w:t>)</w:t>
      </w:r>
    </w:p>
    <w:p w14:paraId="47FE03D7" w14:textId="77777777" w:rsidR="00AF5BA9" w:rsidRDefault="00AF5BA9" w:rsidP="00087053">
      <w:pPr>
        <w:pBdr>
          <w:top w:val="single" w:sz="4" w:space="1" w:color="auto"/>
          <w:left w:val="single" w:sz="4" w:space="4" w:color="auto"/>
          <w:bottom w:val="single" w:sz="4" w:space="1" w:color="auto"/>
          <w:right w:val="single" w:sz="4" w:space="4" w:color="auto"/>
        </w:pBdr>
        <w:tabs>
          <w:tab w:val="left" w:pos="1134"/>
        </w:tabs>
        <w:spacing w:line="276" w:lineRule="auto"/>
        <w:rPr>
          <w:rFonts w:cs="Arial"/>
          <w:szCs w:val="22"/>
        </w:rPr>
      </w:pPr>
    </w:p>
    <w:p w14:paraId="63D18DD6" w14:textId="77777777" w:rsidR="00087053" w:rsidRDefault="00087053" w:rsidP="00087053">
      <w:pPr>
        <w:pBdr>
          <w:top w:val="single" w:sz="4" w:space="1" w:color="auto"/>
          <w:left w:val="single" w:sz="4" w:space="4" w:color="auto"/>
          <w:bottom w:val="single" w:sz="4" w:space="1" w:color="auto"/>
          <w:right w:val="single" w:sz="4" w:space="4" w:color="auto"/>
        </w:pBdr>
        <w:tabs>
          <w:tab w:val="left" w:pos="1134"/>
        </w:tabs>
        <w:spacing w:line="276" w:lineRule="auto"/>
        <w:rPr>
          <w:rFonts w:cs="Arial"/>
          <w:szCs w:val="22"/>
        </w:rPr>
      </w:pPr>
    </w:p>
    <w:p w14:paraId="793B31D7" w14:textId="77777777" w:rsidR="00087053" w:rsidRDefault="00087053" w:rsidP="00087053">
      <w:pPr>
        <w:pBdr>
          <w:top w:val="single" w:sz="4" w:space="1" w:color="auto"/>
          <w:left w:val="single" w:sz="4" w:space="4" w:color="auto"/>
          <w:bottom w:val="single" w:sz="4" w:space="1" w:color="auto"/>
          <w:right w:val="single" w:sz="4" w:space="4" w:color="auto"/>
        </w:pBdr>
        <w:tabs>
          <w:tab w:val="left" w:pos="1134"/>
        </w:tabs>
        <w:spacing w:line="276" w:lineRule="auto"/>
        <w:rPr>
          <w:rFonts w:cs="Arial"/>
          <w:szCs w:val="22"/>
        </w:rPr>
      </w:pPr>
    </w:p>
    <w:p w14:paraId="6EF402E8" w14:textId="77777777" w:rsidR="00087053" w:rsidRDefault="00087053" w:rsidP="00087053">
      <w:pPr>
        <w:pBdr>
          <w:top w:val="single" w:sz="4" w:space="1" w:color="auto"/>
          <w:left w:val="single" w:sz="4" w:space="4" w:color="auto"/>
          <w:bottom w:val="single" w:sz="4" w:space="1" w:color="auto"/>
          <w:right w:val="single" w:sz="4" w:space="4" w:color="auto"/>
        </w:pBdr>
        <w:tabs>
          <w:tab w:val="left" w:pos="1134"/>
        </w:tabs>
        <w:spacing w:line="276" w:lineRule="auto"/>
        <w:rPr>
          <w:rFonts w:cs="Arial"/>
          <w:szCs w:val="22"/>
        </w:rPr>
      </w:pPr>
    </w:p>
    <w:p w14:paraId="33F3CD20" w14:textId="77777777" w:rsidR="00AF5BA9" w:rsidRPr="00803E74" w:rsidRDefault="00AF5BA9" w:rsidP="00AF5BA9">
      <w:pPr>
        <w:tabs>
          <w:tab w:val="left" w:pos="1134"/>
        </w:tabs>
        <w:spacing w:line="276" w:lineRule="auto"/>
        <w:rPr>
          <w:rFonts w:cs="Arial"/>
          <w:szCs w:val="22"/>
        </w:rPr>
      </w:pPr>
    </w:p>
    <w:p w14:paraId="2B11195F" w14:textId="28A27A5C" w:rsidR="00AF5BA9" w:rsidRPr="00F34AAA" w:rsidRDefault="00AF5BA9" w:rsidP="00AF5BA9">
      <w:pPr>
        <w:pStyle w:val="ListParagraph"/>
        <w:numPr>
          <w:ilvl w:val="0"/>
          <w:numId w:val="22"/>
        </w:numPr>
        <w:tabs>
          <w:tab w:val="left" w:pos="567"/>
        </w:tabs>
        <w:spacing w:line="276" w:lineRule="auto"/>
      </w:pPr>
      <w:r w:rsidRPr="00F34AAA">
        <w:t>With reference to the conceptual model, logical model and physical model, what are the differences between all three?</w:t>
      </w:r>
      <w:r w:rsidRPr="00F34AAA">
        <w:rPr>
          <w:rFonts w:cs="Arial"/>
          <w:szCs w:val="22"/>
        </w:rPr>
        <w:t xml:space="preserve"> (80 words)</w:t>
      </w:r>
      <w:r w:rsidR="00AD360D">
        <w:rPr>
          <w:rFonts w:cs="Arial"/>
          <w:szCs w:val="22"/>
        </w:rPr>
        <w:t xml:space="preserve">  </w:t>
      </w:r>
      <w:r w:rsidR="00AD360D" w:rsidRPr="00254940">
        <w:rPr>
          <w:i/>
          <w:color w:val="244061" w:themeColor="accent1" w:themeShade="80"/>
          <w:sz w:val="18"/>
          <w:szCs w:val="18"/>
        </w:rPr>
        <w:t>(</w:t>
      </w:r>
      <w:r w:rsidR="00AD360D">
        <w:rPr>
          <w:i/>
          <w:color w:val="244061" w:themeColor="accent1" w:themeShade="80"/>
          <w:sz w:val="18"/>
          <w:szCs w:val="18"/>
        </w:rPr>
        <w:t>Potential reference</w:t>
      </w:r>
      <w:r w:rsidR="00AD360D" w:rsidRPr="00254940">
        <w:rPr>
          <w:i/>
          <w:color w:val="244061" w:themeColor="accent1" w:themeShade="80"/>
          <w:sz w:val="18"/>
          <w:szCs w:val="18"/>
        </w:rPr>
        <w:t>: Learner Guide</w:t>
      </w:r>
      <w:r w:rsidR="00AD360D">
        <w:rPr>
          <w:i/>
          <w:color w:val="244061" w:themeColor="accent1" w:themeShade="80"/>
          <w:sz w:val="18"/>
          <w:szCs w:val="18"/>
        </w:rPr>
        <w:t>, search for ‘Conceptual’, ‘Logical’ and ‘Physical’.</w:t>
      </w:r>
      <w:r w:rsidR="00921993">
        <w:rPr>
          <w:i/>
          <w:color w:val="244061" w:themeColor="accent1" w:themeShade="80"/>
          <w:sz w:val="18"/>
          <w:szCs w:val="18"/>
        </w:rPr>
        <w:t xml:space="preserve">  Potentially illustrate your answer with an example from say your ICTICT523 assessment.</w:t>
      </w:r>
      <w:r w:rsidR="00AD360D" w:rsidRPr="00254940">
        <w:rPr>
          <w:i/>
          <w:color w:val="244061" w:themeColor="accent1" w:themeShade="80"/>
          <w:sz w:val="18"/>
          <w:szCs w:val="18"/>
        </w:rPr>
        <w:t>)</w:t>
      </w:r>
    </w:p>
    <w:p w14:paraId="4A0715B2" w14:textId="77777777" w:rsidR="00AF5BA9" w:rsidRDefault="00AF5BA9" w:rsidP="00087053">
      <w:pPr>
        <w:pBdr>
          <w:top w:val="single" w:sz="4" w:space="1" w:color="auto"/>
          <w:left w:val="single" w:sz="4" w:space="4" w:color="auto"/>
          <w:bottom w:val="single" w:sz="4" w:space="1" w:color="auto"/>
          <w:right w:val="single" w:sz="4" w:space="4" w:color="auto"/>
        </w:pBdr>
        <w:tabs>
          <w:tab w:val="left" w:pos="567"/>
        </w:tabs>
        <w:spacing w:line="276" w:lineRule="auto"/>
        <w:contextualSpacing/>
        <w:rPr>
          <w:szCs w:val="21"/>
        </w:rPr>
      </w:pPr>
    </w:p>
    <w:p w14:paraId="22207D96"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s>
        <w:spacing w:line="276" w:lineRule="auto"/>
        <w:contextualSpacing/>
        <w:rPr>
          <w:szCs w:val="21"/>
        </w:rPr>
      </w:pPr>
    </w:p>
    <w:p w14:paraId="537EAE58"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s>
        <w:spacing w:line="276" w:lineRule="auto"/>
        <w:contextualSpacing/>
        <w:rPr>
          <w:szCs w:val="21"/>
        </w:rPr>
      </w:pPr>
    </w:p>
    <w:p w14:paraId="3DF3516B"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s>
        <w:spacing w:line="276" w:lineRule="auto"/>
        <w:contextualSpacing/>
        <w:rPr>
          <w:szCs w:val="21"/>
        </w:rPr>
      </w:pPr>
    </w:p>
    <w:p w14:paraId="3A873B7B"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s>
        <w:spacing w:line="276" w:lineRule="auto"/>
        <w:contextualSpacing/>
        <w:rPr>
          <w:szCs w:val="21"/>
        </w:rPr>
      </w:pPr>
    </w:p>
    <w:p w14:paraId="7101ADB4" w14:textId="77777777" w:rsidR="00087053" w:rsidRPr="00E85D51" w:rsidRDefault="00087053" w:rsidP="00087053">
      <w:pPr>
        <w:pBdr>
          <w:top w:val="single" w:sz="4" w:space="1" w:color="auto"/>
          <w:left w:val="single" w:sz="4" w:space="4" w:color="auto"/>
          <w:bottom w:val="single" w:sz="4" w:space="1" w:color="auto"/>
          <w:right w:val="single" w:sz="4" w:space="4" w:color="auto"/>
        </w:pBdr>
        <w:tabs>
          <w:tab w:val="left" w:pos="567"/>
        </w:tabs>
        <w:spacing w:line="276" w:lineRule="auto"/>
        <w:contextualSpacing/>
        <w:rPr>
          <w:szCs w:val="21"/>
        </w:rPr>
      </w:pPr>
    </w:p>
    <w:p w14:paraId="60D6BD4A" w14:textId="77777777" w:rsidR="00AF5BA9" w:rsidRDefault="00AF5BA9" w:rsidP="00AF5BA9">
      <w:pPr>
        <w:tabs>
          <w:tab w:val="left" w:pos="567"/>
          <w:tab w:val="right" w:leader="underscore" w:pos="9639"/>
        </w:tabs>
        <w:jc w:val="both"/>
        <w:rPr>
          <w:rFonts w:asciiTheme="majorHAnsi" w:eastAsia="Times New Roman" w:hAnsiTheme="majorHAnsi" w:cstheme="majorHAnsi"/>
          <w:kern w:val="0"/>
          <w:szCs w:val="22"/>
          <w:lang w:eastAsia="en-US" w:bidi="ar-SA"/>
        </w:rPr>
      </w:pPr>
    </w:p>
    <w:p w14:paraId="2928A556" w14:textId="4CECB223" w:rsidR="00AF5BA9" w:rsidRPr="00F34AAA" w:rsidRDefault="00AF5BA9" w:rsidP="00AF5BA9">
      <w:pPr>
        <w:pStyle w:val="ListParagraph"/>
        <w:numPr>
          <w:ilvl w:val="0"/>
          <w:numId w:val="22"/>
        </w:numPr>
        <w:tabs>
          <w:tab w:val="left" w:pos="567"/>
        </w:tabs>
        <w:spacing w:line="276" w:lineRule="auto"/>
      </w:pPr>
      <w:r w:rsidRPr="00F34AAA">
        <w:t>What is an entity relationship diagram (ERD)? (50 words)</w:t>
      </w:r>
      <w:r w:rsidR="00087053">
        <w:t xml:space="preserve">  </w:t>
      </w:r>
      <w:r w:rsidR="00087053" w:rsidRPr="00AD360D">
        <w:rPr>
          <w:i/>
          <w:color w:val="244061" w:themeColor="accent1" w:themeShade="80"/>
          <w:sz w:val="18"/>
          <w:szCs w:val="18"/>
        </w:rPr>
        <w:t>(Note: you might copy in your ERD from ICTICT523 AT2 and use this to illustrate your answers to this and the following question.)</w:t>
      </w:r>
    </w:p>
    <w:p w14:paraId="175BABD6" w14:textId="77777777" w:rsidR="00AF5BA9" w:rsidRDefault="00AF5BA9"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4A3C008D"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7AEDEBA0"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14754121"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715046F5"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6E72EEB1" w14:textId="77777777" w:rsidR="00087053" w:rsidRDefault="00087053" w:rsidP="00AF5BA9">
      <w:pPr>
        <w:tabs>
          <w:tab w:val="left" w:pos="567"/>
          <w:tab w:val="right" w:leader="underscore" w:pos="9639"/>
        </w:tabs>
        <w:jc w:val="both"/>
        <w:rPr>
          <w:rFonts w:asciiTheme="majorHAnsi" w:eastAsia="Times New Roman" w:hAnsiTheme="majorHAnsi" w:cstheme="majorHAnsi"/>
          <w:kern w:val="0"/>
          <w:szCs w:val="22"/>
          <w:lang w:eastAsia="en-US" w:bidi="ar-SA"/>
        </w:rPr>
      </w:pPr>
    </w:p>
    <w:p w14:paraId="0755752D" w14:textId="12ABDD95" w:rsidR="00AF5BA9" w:rsidRPr="00F34AAA" w:rsidRDefault="00AF5BA9" w:rsidP="00AF5BA9">
      <w:pPr>
        <w:pStyle w:val="ListParagraph"/>
        <w:numPr>
          <w:ilvl w:val="0"/>
          <w:numId w:val="22"/>
        </w:numPr>
        <w:tabs>
          <w:tab w:val="left" w:pos="567"/>
        </w:tabs>
        <w:spacing w:line="276" w:lineRule="auto"/>
      </w:pPr>
      <w:r w:rsidRPr="00F34AAA">
        <w:t>How do we represent an identifying relationship on an entity relationship diagram (ERD)? (50 words)</w:t>
      </w:r>
      <w:r w:rsidR="00AD360D">
        <w:t xml:space="preserve">  </w:t>
      </w:r>
      <w:r w:rsidR="00AD360D" w:rsidRPr="00254940">
        <w:rPr>
          <w:i/>
          <w:color w:val="244061" w:themeColor="accent1" w:themeShade="80"/>
          <w:sz w:val="18"/>
          <w:szCs w:val="18"/>
        </w:rPr>
        <w:t>(</w:t>
      </w:r>
      <w:r w:rsidR="00AD360D">
        <w:rPr>
          <w:i/>
          <w:color w:val="244061" w:themeColor="accent1" w:themeShade="80"/>
          <w:sz w:val="18"/>
          <w:szCs w:val="18"/>
        </w:rPr>
        <w:t>Potential reference</w:t>
      </w:r>
      <w:r w:rsidR="00AD360D" w:rsidRPr="00254940">
        <w:rPr>
          <w:i/>
          <w:color w:val="244061" w:themeColor="accent1" w:themeShade="80"/>
          <w:sz w:val="18"/>
          <w:szCs w:val="18"/>
        </w:rPr>
        <w:t>: Learner Guide</w:t>
      </w:r>
      <w:r w:rsidR="00AD360D">
        <w:rPr>
          <w:i/>
          <w:color w:val="244061" w:themeColor="accent1" w:themeShade="80"/>
          <w:sz w:val="18"/>
          <w:szCs w:val="18"/>
        </w:rPr>
        <w:t>, search for ‘ERD’.</w:t>
      </w:r>
      <w:r w:rsidR="00AD360D" w:rsidRPr="00254940">
        <w:rPr>
          <w:i/>
          <w:color w:val="244061" w:themeColor="accent1" w:themeShade="80"/>
          <w:sz w:val="18"/>
          <w:szCs w:val="18"/>
        </w:rPr>
        <w:t>)</w:t>
      </w:r>
    </w:p>
    <w:p w14:paraId="747CF405" w14:textId="77777777" w:rsidR="00AF5BA9" w:rsidRDefault="00AF5BA9"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37F90771"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679F3C36"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62D5CC5D"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24D5C526" w14:textId="77777777" w:rsidR="00087053" w:rsidRDefault="00087053" w:rsidP="00AF5BA9">
      <w:pPr>
        <w:tabs>
          <w:tab w:val="left" w:pos="567"/>
          <w:tab w:val="right" w:leader="underscore" w:pos="9639"/>
        </w:tabs>
        <w:jc w:val="both"/>
        <w:rPr>
          <w:rFonts w:asciiTheme="majorHAnsi" w:eastAsia="Times New Roman" w:hAnsiTheme="majorHAnsi" w:cstheme="majorHAnsi"/>
          <w:kern w:val="0"/>
          <w:szCs w:val="22"/>
          <w:lang w:eastAsia="en-US" w:bidi="ar-SA"/>
        </w:rPr>
      </w:pPr>
    </w:p>
    <w:p w14:paraId="50943572" w14:textId="77777777" w:rsidR="00AF5BA9" w:rsidRPr="00F34AAA" w:rsidRDefault="00AF5BA9" w:rsidP="00AF5BA9">
      <w:pPr>
        <w:pStyle w:val="ListParagraph"/>
        <w:numPr>
          <w:ilvl w:val="0"/>
          <w:numId w:val="22"/>
        </w:numPr>
        <w:tabs>
          <w:tab w:val="left" w:pos="567"/>
          <w:tab w:val="right" w:leader="underscore" w:pos="9639"/>
        </w:tabs>
        <w:jc w:val="both"/>
        <w:rPr>
          <w:rFonts w:asciiTheme="majorHAnsi" w:eastAsia="Times New Roman" w:hAnsiTheme="majorHAnsi" w:cstheme="majorHAnsi"/>
          <w:kern w:val="0"/>
          <w:szCs w:val="22"/>
          <w:lang w:eastAsia="en-US" w:bidi="ar-SA"/>
        </w:rPr>
      </w:pPr>
    </w:p>
    <w:p w14:paraId="60D34382" w14:textId="5812FC7B" w:rsidR="00AF5BA9" w:rsidRDefault="00AF5BA9" w:rsidP="00AF5BA9">
      <w:pPr>
        <w:pStyle w:val="Bullet-main"/>
        <w:numPr>
          <w:ilvl w:val="0"/>
          <w:numId w:val="20"/>
        </w:numPr>
        <w:spacing w:before="0" w:after="240"/>
        <w:ind w:left="360"/>
      </w:pPr>
      <w:r w:rsidRPr="00EB2134">
        <w:t>What is normalisation?</w:t>
      </w:r>
      <w:r>
        <w:t xml:space="preserve"> How does normalisation identify data redundancy?</w:t>
      </w:r>
      <w:r w:rsidRPr="00EB2134">
        <w:t xml:space="preserve"> (80 words)</w:t>
      </w:r>
      <w:r w:rsidR="00921993">
        <w:t xml:space="preserve">  </w:t>
      </w:r>
      <w:r w:rsidR="00921993" w:rsidRPr="00254940">
        <w:rPr>
          <w:i/>
          <w:color w:val="244061" w:themeColor="accent1" w:themeShade="80"/>
          <w:sz w:val="18"/>
          <w:szCs w:val="18"/>
        </w:rPr>
        <w:t>(</w:t>
      </w:r>
      <w:r w:rsidR="00921993">
        <w:rPr>
          <w:i/>
          <w:color w:val="244061" w:themeColor="accent1" w:themeShade="80"/>
          <w:sz w:val="18"/>
          <w:szCs w:val="18"/>
        </w:rPr>
        <w:t>Potential reference</w:t>
      </w:r>
      <w:r w:rsidR="00921993" w:rsidRPr="00254940">
        <w:rPr>
          <w:i/>
          <w:color w:val="244061" w:themeColor="accent1" w:themeShade="80"/>
          <w:sz w:val="18"/>
          <w:szCs w:val="18"/>
        </w:rPr>
        <w:t>: Learner Guide</w:t>
      </w:r>
      <w:r w:rsidR="00921993">
        <w:rPr>
          <w:i/>
          <w:color w:val="244061" w:themeColor="accent1" w:themeShade="80"/>
          <w:sz w:val="18"/>
          <w:szCs w:val="18"/>
        </w:rPr>
        <w:t>, search for ‘Normalisation’.  Add a description here in your own words.</w:t>
      </w:r>
      <w:r w:rsidR="00921993" w:rsidRPr="00254940">
        <w:rPr>
          <w:i/>
          <w:color w:val="244061" w:themeColor="accent1" w:themeShade="80"/>
          <w:sz w:val="18"/>
          <w:szCs w:val="18"/>
        </w:rPr>
        <w:t>)</w:t>
      </w:r>
    </w:p>
    <w:p w14:paraId="3F0E0971" w14:textId="77777777" w:rsidR="00087053" w:rsidRDefault="00087053" w:rsidP="00087053">
      <w:pPr>
        <w:pStyle w:val="Bullet-main"/>
        <w:numPr>
          <w:ilvl w:val="0"/>
          <w:numId w:val="0"/>
        </w:numPr>
        <w:pBdr>
          <w:top w:val="single" w:sz="4" w:space="1" w:color="auto"/>
          <w:left w:val="single" w:sz="4" w:space="4" w:color="auto"/>
          <w:bottom w:val="single" w:sz="4" w:space="1" w:color="auto"/>
          <w:right w:val="single" w:sz="4" w:space="4" w:color="auto"/>
        </w:pBdr>
        <w:spacing w:before="0" w:after="0"/>
        <w:ind w:left="522" w:hanging="522"/>
      </w:pPr>
    </w:p>
    <w:p w14:paraId="741EAF3C" w14:textId="77777777" w:rsidR="00087053" w:rsidRDefault="00087053" w:rsidP="00087053">
      <w:pPr>
        <w:pStyle w:val="Bullet-main"/>
        <w:numPr>
          <w:ilvl w:val="0"/>
          <w:numId w:val="0"/>
        </w:numPr>
        <w:pBdr>
          <w:top w:val="single" w:sz="4" w:space="1" w:color="auto"/>
          <w:left w:val="single" w:sz="4" w:space="4" w:color="auto"/>
          <w:bottom w:val="single" w:sz="4" w:space="1" w:color="auto"/>
          <w:right w:val="single" w:sz="4" w:space="4" w:color="auto"/>
        </w:pBdr>
        <w:spacing w:before="0" w:after="0"/>
        <w:ind w:left="522" w:hanging="522"/>
      </w:pPr>
    </w:p>
    <w:p w14:paraId="583578A5" w14:textId="77777777" w:rsidR="00087053" w:rsidRDefault="00087053" w:rsidP="00087053">
      <w:pPr>
        <w:pStyle w:val="Bullet-main"/>
        <w:numPr>
          <w:ilvl w:val="0"/>
          <w:numId w:val="0"/>
        </w:numPr>
        <w:pBdr>
          <w:top w:val="single" w:sz="4" w:space="1" w:color="auto"/>
          <w:left w:val="single" w:sz="4" w:space="4" w:color="auto"/>
          <w:bottom w:val="single" w:sz="4" w:space="1" w:color="auto"/>
          <w:right w:val="single" w:sz="4" w:space="4" w:color="auto"/>
        </w:pBdr>
        <w:spacing w:before="0" w:after="0"/>
        <w:ind w:left="522" w:hanging="522"/>
      </w:pPr>
    </w:p>
    <w:p w14:paraId="166248DB" w14:textId="77777777" w:rsidR="00087053" w:rsidRDefault="00087053" w:rsidP="00087053">
      <w:pPr>
        <w:pStyle w:val="Bullet-main"/>
        <w:numPr>
          <w:ilvl w:val="0"/>
          <w:numId w:val="0"/>
        </w:numPr>
        <w:pBdr>
          <w:top w:val="single" w:sz="4" w:space="1" w:color="auto"/>
          <w:left w:val="single" w:sz="4" w:space="4" w:color="auto"/>
          <w:bottom w:val="single" w:sz="4" w:space="1" w:color="auto"/>
          <w:right w:val="single" w:sz="4" w:space="4" w:color="auto"/>
        </w:pBdr>
        <w:spacing w:before="0" w:after="0"/>
        <w:ind w:left="522" w:hanging="522"/>
      </w:pPr>
    </w:p>
    <w:p w14:paraId="188CFEFB" w14:textId="77777777" w:rsidR="00087053" w:rsidRPr="00EB2134" w:rsidRDefault="00087053" w:rsidP="00087053">
      <w:pPr>
        <w:pStyle w:val="Bullet-main"/>
        <w:numPr>
          <w:ilvl w:val="0"/>
          <w:numId w:val="0"/>
        </w:numPr>
        <w:spacing w:before="0" w:after="240"/>
        <w:ind w:left="522" w:hanging="522"/>
      </w:pPr>
    </w:p>
    <w:p w14:paraId="23D1BE0D" w14:textId="3D57F3FB" w:rsidR="00AF5BA9" w:rsidRPr="00EB2134" w:rsidRDefault="00AF5BA9" w:rsidP="00373ADF">
      <w:pPr>
        <w:pStyle w:val="Bullet-main"/>
        <w:numPr>
          <w:ilvl w:val="0"/>
          <w:numId w:val="20"/>
        </w:numPr>
        <w:spacing w:before="240" w:after="240"/>
      </w:pPr>
      <w:r w:rsidRPr="00EB2134">
        <w:t xml:space="preserve"> Explain in detail and with examples the first three (3) normal forms (1NF, 2NF, 3NF) (number of words as required)</w:t>
      </w:r>
      <w:r w:rsidR="00087053">
        <w:t xml:space="preserve"> </w:t>
      </w:r>
      <w:r w:rsidR="00087053" w:rsidRPr="00373ADF">
        <w:rPr>
          <w:i/>
          <w:color w:val="244061" w:themeColor="accent1" w:themeShade="80"/>
          <w:sz w:val="18"/>
          <w:szCs w:val="18"/>
        </w:rPr>
        <w:t xml:space="preserve">(Note:  Samples have been provided in the learning material as a guide.  </w:t>
      </w:r>
      <w:r w:rsidR="00373ADF">
        <w:rPr>
          <w:i/>
          <w:color w:val="244061" w:themeColor="accent1" w:themeShade="80"/>
          <w:sz w:val="18"/>
          <w:szCs w:val="18"/>
        </w:rPr>
        <w:t xml:space="preserve">(EG, see: </w:t>
      </w:r>
      <w:r w:rsidR="00373ADF" w:rsidRPr="00373ADF">
        <w:rPr>
          <w:i/>
          <w:color w:val="244061" w:themeColor="accent1" w:themeShade="80"/>
          <w:sz w:val="18"/>
          <w:szCs w:val="18"/>
        </w:rPr>
        <w:t>\SA5_Mark\</w:t>
      </w:r>
      <w:r w:rsidR="00373ADF">
        <w:rPr>
          <w:i/>
          <w:color w:val="244061" w:themeColor="accent1" w:themeShade="80"/>
          <w:sz w:val="18"/>
          <w:szCs w:val="18"/>
        </w:rPr>
        <w:t xml:space="preserve"> </w:t>
      </w:r>
      <w:r w:rsidR="00373ADF" w:rsidRPr="00373ADF">
        <w:rPr>
          <w:i/>
          <w:color w:val="244061" w:themeColor="accent1" w:themeShade="80"/>
          <w:sz w:val="18"/>
          <w:szCs w:val="18"/>
        </w:rPr>
        <w:t>Student\</w:t>
      </w:r>
      <w:r w:rsidR="00373ADF">
        <w:rPr>
          <w:i/>
          <w:color w:val="244061" w:themeColor="accent1" w:themeShade="80"/>
          <w:sz w:val="18"/>
          <w:szCs w:val="18"/>
        </w:rPr>
        <w:t xml:space="preserve"> </w:t>
      </w:r>
      <w:r w:rsidR="00373ADF" w:rsidRPr="00373ADF">
        <w:rPr>
          <w:i/>
          <w:color w:val="244061" w:themeColor="accent1" w:themeShade="80"/>
          <w:sz w:val="18"/>
          <w:szCs w:val="18"/>
        </w:rPr>
        <w:t>InClassActivities\</w:t>
      </w:r>
      <w:r w:rsidR="00373ADF">
        <w:rPr>
          <w:i/>
          <w:color w:val="244061" w:themeColor="accent1" w:themeShade="80"/>
          <w:sz w:val="18"/>
          <w:szCs w:val="18"/>
        </w:rPr>
        <w:t xml:space="preserve"> </w:t>
      </w:r>
      <w:r w:rsidR="00373ADF" w:rsidRPr="00373ADF">
        <w:rPr>
          <w:i/>
          <w:color w:val="244061" w:themeColor="accent1" w:themeShade="80"/>
          <w:sz w:val="18"/>
          <w:szCs w:val="18"/>
        </w:rPr>
        <w:t>03_ER_AndTables</w:t>
      </w:r>
      <w:r w:rsidR="00373ADF">
        <w:rPr>
          <w:i/>
          <w:color w:val="244061" w:themeColor="accent1" w:themeShade="80"/>
          <w:sz w:val="18"/>
          <w:szCs w:val="18"/>
        </w:rPr>
        <w:t>\</w:t>
      </w:r>
      <w:r w:rsidR="00373ADF" w:rsidRPr="00373ADF">
        <w:t xml:space="preserve"> </w:t>
      </w:r>
      <w:r w:rsidR="00373ADF" w:rsidRPr="00373ADF">
        <w:rPr>
          <w:i/>
          <w:color w:val="244061" w:themeColor="accent1" w:themeShade="80"/>
          <w:sz w:val="18"/>
          <w:szCs w:val="18"/>
        </w:rPr>
        <w:t>03a_SomeBackgroundOnNormalisation.pdf</w:t>
      </w:r>
      <w:r w:rsidR="00373ADF">
        <w:rPr>
          <w:i/>
          <w:color w:val="244061" w:themeColor="accent1" w:themeShade="80"/>
          <w:sz w:val="18"/>
          <w:szCs w:val="18"/>
        </w:rPr>
        <w:t xml:space="preserve">)  </w:t>
      </w:r>
      <w:r w:rsidR="00087053" w:rsidRPr="00373ADF">
        <w:rPr>
          <w:i/>
          <w:color w:val="244061" w:themeColor="accent1" w:themeShade="80"/>
          <w:sz w:val="18"/>
          <w:szCs w:val="18"/>
        </w:rPr>
        <w:t xml:space="preserve">You could </w:t>
      </w:r>
      <w:r w:rsidR="00373ADF">
        <w:rPr>
          <w:i/>
          <w:color w:val="244061" w:themeColor="accent1" w:themeShade="80"/>
          <w:sz w:val="18"/>
          <w:szCs w:val="18"/>
        </w:rPr>
        <w:t xml:space="preserve">otherwise </w:t>
      </w:r>
      <w:r w:rsidR="00087053" w:rsidRPr="00373ADF">
        <w:rPr>
          <w:i/>
          <w:color w:val="244061" w:themeColor="accent1" w:themeShade="80"/>
          <w:sz w:val="18"/>
          <w:szCs w:val="18"/>
        </w:rPr>
        <w:t>normalise one of the forms from your ICTICT523 AT2 project and use this as example here.)</w:t>
      </w:r>
    </w:p>
    <w:p w14:paraId="2D1A9635" w14:textId="77777777" w:rsidR="00AF5BA9" w:rsidRDefault="00AF5BA9"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4959EA94"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1988FD05"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375F66B5"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61F408F1"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6A07E18F"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4B652D40"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0385C539"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3DEBCE6F"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1A5B510B"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3C40C8DF"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1C66DD7E"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314BF361"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7352C4EF" w14:textId="77777777" w:rsidR="00087053" w:rsidRDefault="00087053" w:rsidP="00AF5BA9">
      <w:pPr>
        <w:tabs>
          <w:tab w:val="left" w:pos="567"/>
          <w:tab w:val="right" w:leader="underscore" w:pos="9639"/>
        </w:tabs>
        <w:jc w:val="both"/>
        <w:rPr>
          <w:rFonts w:asciiTheme="majorHAnsi" w:eastAsia="Times New Roman" w:hAnsiTheme="majorHAnsi" w:cstheme="majorHAnsi"/>
          <w:kern w:val="0"/>
          <w:szCs w:val="22"/>
          <w:lang w:eastAsia="en-US" w:bidi="ar-SA"/>
        </w:rPr>
      </w:pPr>
    </w:p>
    <w:p w14:paraId="70012F3D" w14:textId="6AFE1745" w:rsidR="00AF5BA9" w:rsidRPr="00F34AAA" w:rsidRDefault="00AF5BA9" w:rsidP="00AF5BA9">
      <w:pPr>
        <w:pStyle w:val="ListParagraph"/>
        <w:numPr>
          <w:ilvl w:val="0"/>
          <w:numId w:val="22"/>
        </w:numPr>
        <w:tabs>
          <w:tab w:val="left" w:pos="567"/>
        </w:tabs>
        <w:spacing w:line="276" w:lineRule="auto"/>
      </w:pPr>
      <w:r w:rsidRPr="00F34AAA">
        <w:t>What is a DBMS? (80 words)</w:t>
      </w:r>
      <w:r w:rsidR="00373ADF">
        <w:t xml:space="preserve">  </w:t>
      </w:r>
      <w:r w:rsidR="00373ADF" w:rsidRPr="00254940">
        <w:rPr>
          <w:i/>
          <w:color w:val="244061" w:themeColor="accent1" w:themeShade="80"/>
          <w:sz w:val="18"/>
          <w:szCs w:val="18"/>
        </w:rPr>
        <w:t>(</w:t>
      </w:r>
      <w:r w:rsidR="00373ADF">
        <w:rPr>
          <w:i/>
          <w:color w:val="244061" w:themeColor="accent1" w:themeShade="80"/>
          <w:sz w:val="18"/>
          <w:szCs w:val="18"/>
        </w:rPr>
        <w:t>Potential reference</w:t>
      </w:r>
      <w:r w:rsidR="00373ADF" w:rsidRPr="00254940">
        <w:rPr>
          <w:i/>
          <w:color w:val="244061" w:themeColor="accent1" w:themeShade="80"/>
          <w:sz w:val="18"/>
          <w:szCs w:val="18"/>
        </w:rPr>
        <w:t>: Learner Guide</w:t>
      </w:r>
      <w:r w:rsidR="00373ADF">
        <w:rPr>
          <w:i/>
          <w:color w:val="244061" w:themeColor="accent1" w:themeShade="80"/>
          <w:sz w:val="18"/>
          <w:szCs w:val="18"/>
        </w:rPr>
        <w:t>, search for ‘DBMS’.  Add a description here in your own words, plus potentially mention some current industry-relevant DBMSs.)</w:t>
      </w:r>
    </w:p>
    <w:p w14:paraId="787E3C01" w14:textId="77777777" w:rsidR="00AF5BA9" w:rsidRDefault="00AF5BA9"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49C4AA74"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18CBF24B"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631AEC07"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1ADDBF02"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47F569DF"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1D6841BB" w14:textId="77777777" w:rsidR="00AF5BA9" w:rsidRDefault="00AF5BA9" w:rsidP="00AF5BA9">
      <w:pPr>
        <w:tabs>
          <w:tab w:val="left" w:pos="567"/>
          <w:tab w:val="right" w:leader="underscore" w:pos="9639"/>
        </w:tabs>
        <w:jc w:val="both"/>
        <w:rPr>
          <w:rFonts w:asciiTheme="majorHAnsi" w:eastAsia="Times New Roman" w:hAnsiTheme="majorHAnsi" w:cstheme="majorHAnsi"/>
          <w:kern w:val="0"/>
          <w:szCs w:val="22"/>
          <w:lang w:eastAsia="en-US" w:bidi="ar-SA"/>
        </w:rPr>
      </w:pPr>
    </w:p>
    <w:p w14:paraId="43AE6984" w14:textId="0699966C" w:rsidR="00AF5BA9" w:rsidRPr="006B1BFC" w:rsidRDefault="00AF5BA9" w:rsidP="00AF5BA9">
      <w:pPr>
        <w:pStyle w:val="ListParagraph"/>
        <w:numPr>
          <w:ilvl w:val="0"/>
          <w:numId w:val="22"/>
        </w:numPr>
        <w:tabs>
          <w:tab w:val="left" w:pos="567"/>
        </w:tabs>
        <w:spacing w:line="276" w:lineRule="auto"/>
      </w:pPr>
      <w:r w:rsidRPr="006B1BFC">
        <w:t xml:space="preserve">Explain five (5) technical, </w:t>
      </w:r>
      <w:r w:rsidRPr="00373ADF">
        <w:rPr>
          <w:b/>
        </w:rPr>
        <w:t>and</w:t>
      </w:r>
      <w:r w:rsidRPr="006B1BFC">
        <w:t xml:space="preserve"> five economic factors in choosing a DBMS. (150 - 200 words)</w:t>
      </w:r>
      <w:r w:rsidR="00373ADF">
        <w:t xml:space="preserve">  </w:t>
      </w:r>
      <w:r w:rsidR="00373ADF" w:rsidRPr="00254940">
        <w:rPr>
          <w:i/>
          <w:color w:val="244061" w:themeColor="accent1" w:themeShade="80"/>
          <w:sz w:val="18"/>
          <w:szCs w:val="18"/>
        </w:rPr>
        <w:t>(</w:t>
      </w:r>
      <w:r w:rsidR="00373ADF">
        <w:rPr>
          <w:i/>
          <w:color w:val="244061" w:themeColor="accent1" w:themeShade="80"/>
          <w:sz w:val="18"/>
          <w:szCs w:val="18"/>
        </w:rPr>
        <w:t>Potential reference</w:t>
      </w:r>
      <w:r w:rsidR="00373ADF" w:rsidRPr="00254940">
        <w:rPr>
          <w:i/>
          <w:color w:val="244061" w:themeColor="accent1" w:themeShade="80"/>
          <w:sz w:val="18"/>
          <w:szCs w:val="18"/>
        </w:rPr>
        <w:t>: Learner Guide</w:t>
      </w:r>
      <w:r w:rsidR="00373ADF">
        <w:rPr>
          <w:i/>
          <w:color w:val="244061" w:themeColor="accent1" w:themeShade="80"/>
          <w:sz w:val="18"/>
          <w:szCs w:val="18"/>
        </w:rPr>
        <w:t>, search for ‘Technical’ and then ‘Operational’.  Or on the Internet, search for ‘Technical/Operational factors in choosing a DBMS’.  Add descriptions here in your own words and potentially illustrate your answers with an example.)</w:t>
      </w:r>
    </w:p>
    <w:p w14:paraId="1512CAD7" w14:textId="07C5F4BC" w:rsidR="00AF5BA9" w:rsidRPr="00A15CE1"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b/>
          <w:kern w:val="0"/>
          <w:szCs w:val="22"/>
          <w:lang w:eastAsia="en-US" w:bidi="ar-SA"/>
        </w:rPr>
      </w:pPr>
      <w:r w:rsidRPr="00A15CE1">
        <w:rPr>
          <w:rFonts w:asciiTheme="majorHAnsi" w:eastAsia="Times New Roman" w:hAnsiTheme="majorHAnsi" w:cstheme="majorHAnsi"/>
          <w:b/>
          <w:kern w:val="0"/>
          <w:szCs w:val="22"/>
          <w:lang w:eastAsia="en-US" w:bidi="ar-SA"/>
        </w:rPr>
        <w:t>Technical:</w:t>
      </w:r>
    </w:p>
    <w:p w14:paraId="16098F2A" w14:textId="30C6D573"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r>
        <w:rPr>
          <w:rFonts w:asciiTheme="majorHAnsi" w:eastAsia="Times New Roman" w:hAnsiTheme="majorHAnsi" w:cstheme="majorHAnsi"/>
          <w:kern w:val="0"/>
          <w:szCs w:val="22"/>
          <w:lang w:eastAsia="en-US" w:bidi="ar-SA"/>
        </w:rPr>
        <w:t xml:space="preserve">1.  </w:t>
      </w:r>
    </w:p>
    <w:p w14:paraId="2340F745"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504A85CC" w14:textId="56F75B1E"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r>
        <w:rPr>
          <w:rFonts w:asciiTheme="majorHAnsi" w:eastAsia="Times New Roman" w:hAnsiTheme="majorHAnsi" w:cstheme="majorHAnsi"/>
          <w:kern w:val="0"/>
          <w:szCs w:val="22"/>
          <w:lang w:eastAsia="en-US" w:bidi="ar-SA"/>
        </w:rPr>
        <w:t xml:space="preserve">2.  </w:t>
      </w:r>
    </w:p>
    <w:p w14:paraId="0E5AE29E"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33C65C62" w14:textId="6A6F6C88"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r>
        <w:rPr>
          <w:rFonts w:asciiTheme="majorHAnsi" w:eastAsia="Times New Roman" w:hAnsiTheme="majorHAnsi" w:cstheme="majorHAnsi"/>
          <w:kern w:val="0"/>
          <w:szCs w:val="22"/>
          <w:lang w:eastAsia="en-US" w:bidi="ar-SA"/>
        </w:rPr>
        <w:t xml:space="preserve">3.  </w:t>
      </w:r>
    </w:p>
    <w:p w14:paraId="4FB484FD"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46E5444F" w14:textId="4FA3870E"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r>
        <w:rPr>
          <w:rFonts w:asciiTheme="majorHAnsi" w:eastAsia="Times New Roman" w:hAnsiTheme="majorHAnsi" w:cstheme="majorHAnsi"/>
          <w:kern w:val="0"/>
          <w:szCs w:val="22"/>
          <w:lang w:eastAsia="en-US" w:bidi="ar-SA"/>
        </w:rPr>
        <w:t xml:space="preserve">4.  </w:t>
      </w:r>
    </w:p>
    <w:p w14:paraId="5B5EC396"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47390AC0" w14:textId="4F810245"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r>
        <w:rPr>
          <w:rFonts w:asciiTheme="majorHAnsi" w:eastAsia="Times New Roman" w:hAnsiTheme="majorHAnsi" w:cstheme="majorHAnsi"/>
          <w:kern w:val="0"/>
          <w:szCs w:val="22"/>
          <w:lang w:eastAsia="en-US" w:bidi="ar-SA"/>
        </w:rPr>
        <w:t xml:space="preserve">5.  </w:t>
      </w:r>
    </w:p>
    <w:p w14:paraId="01217AFB"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7C77ABDF" w14:textId="77777777" w:rsidR="00087053" w:rsidRDefault="00087053" w:rsidP="00087053">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4CDCADA9" w14:textId="77777777" w:rsidR="00087053" w:rsidRDefault="00087053" w:rsidP="00AF5BA9">
      <w:pPr>
        <w:tabs>
          <w:tab w:val="left" w:pos="567"/>
          <w:tab w:val="right" w:leader="underscore" w:pos="9639"/>
        </w:tabs>
        <w:jc w:val="both"/>
        <w:rPr>
          <w:rFonts w:asciiTheme="majorHAnsi" w:eastAsia="Times New Roman" w:hAnsiTheme="majorHAnsi" w:cstheme="majorHAnsi"/>
          <w:kern w:val="0"/>
          <w:szCs w:val="22"/>
          <w:lang w:eastAsia="en-US" w:bidi="ar-SA"/>
        </w:rPr>
      </w:pPr>
    </w:p>
    <w:p w14:paraId="70E38545" w14:textId="77777777" w:rsidR="00A15CE1" w:rsidRDefault="00A15CE1" w:rsidP="00AF5BA9">
      <w:pPr>
        <w:tabs>
          <w:tab w:val="left" w:pos="567"/>
          <w:tab w:val="right" w:leader="underscore" w:pos="9639"/>
        </w:tabs>
        <w:jc w:val="both"/>
        <w:rPr>
          <w:rFonts w:asciiTheme="majorHAnsi" w:eastAsia="Times New Roman" w:hAnsiTheme="majorHAnsi" w:cstheme="majorHAnsi"/>
          <w:kern w:val="0"/>
          <w:szCs w:val="22"/>
          <w:lang w:eastAsia="en-US" w:bidi="ar-SA"/>
        </w:rPr>
      </w:pPr>
    </w:p>
    <w:p w14:paraId="770068D8" w14:textId="3E8A053F" w:rsidR="00A15CE1" w:rsidRP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b/>
          <w:kern w:val="0"/>
          <w:szCs w:val="22"/>
          <w:lang w:eastAsia="en-US" w:bidi="ar-SA"/>
        </w:rPr>
      </w:pPr>
      <w:r>
        <w:rPr>
          <w:rFonts w:asciiTheme="majorHAnsi" w:eastAsia="Times New Roman" w:hAnsiTheme="majorHAnsi" w:cstheme="majorHAnsi"/>
          <w:b/>
          <w:kern w:val="0"/>
          <w:szCs w:val="22"/>
          <w:lang w:eastAsia="en-US" w:bidi="ar-SA"/>
        </w:rPr>
        <w:t>Economic</w:t>
      </w:r>
      <w:r w:rsidRPr="00A15CE1">
        <w:rPr>
          <w:rFonts w:asciiTheme="majorHAnsi" w:eastAsia="Times New Roman" w:hAnsiTheme="majorHAnsi" w:cstheme="majorHAnsi"/>
          <w:b/>
          <w:kern w:val="0"/>
          <w:szCs w:val="22"/>
          <w:lang w:eastAsia="en-US" w:bidi="ar-SA"/>
        </w:rPr>
        <w:t>:</w:t>
      </w:r>
    </w:p>
    <w:p w14:paraId="65C31FDA"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r>
        <w:rPr>
          <w:rFonts w:asciiTheme="majorHAnsi" w:eastAsia="Times New Roman" w:hAnsiTheme="majorHAnsi" w:cstheme="majorHAnsi"/>
          <w:kern w:val="0"/>
          <w:szCs w:val="22"/>
          <w:lang w:eastAsia="en-US" w:bidi="ar-SA"/>
        </w:rPr>
        <w:t xml:space="preserve">1.  </w:t>
      </w:r>
    </w:p>
    <w:p w14:paraId="09A9D1EE"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52E741DF"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r>
        <w:rPr>
          <w:rFonts w:asciiTheme="majorHAnsi" w:eastAsia="Times New Roman" w:hAnsiTheme="majorHAnsi" w:cstheme="majorHAnsi"/>
          <w:kern w:val="0"/>
          <w:szCs w:val="22"/>
          <w:lang w:eastAsia="en-US" w:bidi="ar-SA"/>
        </w:rPr>
        <w:t xml:space="preserve">2.  </w:t>
      </w:r>
    </w:p>
    <w:p w14:paraId="0CD6DA83"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2989868B"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r>
        <w:rPr>
          <w:rFonts w:asciiTheme="majorHAnsi" w:eastAsia="Times New Roman" w:hAnsiTheme="majorHAnsi" w:cstheme="majorHAnsi"/>
          <w:kern w:val="0"/>
          <w:szCs w:val="22"/>
          <w:lang w:eastAsia="en-US" w:bidi="ar-SA"/>
        </w:rPr>
        <w:t xml:space="preserve">3.  </w:t>
      </w:r>
    </w:p>
    <w:p w14:paraId="1BFB49C1"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124940FD"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r>
        <w:rPr>
          <w:rFonts w:asciiTheme="majorHAnsi" w:eastAsia="Times New Roman" w:hAnsiTheme="majorHAnsi" w:cstheme="majorHAnsi"/>
          <w:kern w:val="0"/>
          <w:szCs w:val="22"/>
          <w:lang w:eastAsia="en-US" w:bidi="ar-SA"/>
        </w:rPr>
        <w:lastRenderedPageBreak/>
        <w:t xml:space="preserve">4.  </w:t>
      </w:r>
    </w:p>
    <w:p w14:paraId="1F4EF584"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332D86FF"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r>
        <w:rPr>
          <w:rFonts w:asciiTheme="majorHAnsi" w:eastAsia="Times New Roman" w:hAnsiTheme="majorHAnsi" w:cstheme="majorHAnsi"/>
          <w:kern w:val="0"/>
          <w:szCs w:val="22"/>
          <w:lang w:eastAsia="en-US" w:bidi="ar-SA"/>
        </w:rPr>
        <w:t xml:space="preserve">5.  </w:t>
      </w:r>
    </w:p>
    <w:p w14:paraId="74A0A765"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5242C7D3"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66F8C67D" w14:textId="77777777" w:rsidR="00A15CE1" w:rsidRDefault="00A15CE1" w:rsidP="00A15CE1">
      <w:pPr>
        <w:tabs>
          <w:tab w:val="left" w:pos="567"/>
          <w:tab w:val="right" w:leader="underscore" w:pos="9639"/>
        </w:tabs>
        <w:jc w:val="both"/>
        <w:rPr>
          <w:rFonts w:asciiTheme="majorHAnsi" w:eastAsia="Times New Roman" w:hAnsiTheme="majorHAnsi" w:cstheme="majorHAnsi"/>
          <w:kern w:val="0"/>
          <w:szCs w:val="22"/>
          <w:lang w:eastAsia="en-US" w:bidi="ar-SA"/>
        </w:rPr>
      </w:pPr>
    </w:p>
    <w:p w14:paraId="48FF17FE" w14:textId="77777777" w:rsidR="00087053" w:rsidRDefault="00087053" w:rsidP="00AF5BA9">
      <w:pPr>
        <w:tabs>
          <w:tab w:val="left" w:pos="567"/>
          <w:tab w:val="right" w:leader="underscore" w:pos="9639"/>
        </w:tabs>
        <w:jc w:val="both"/>
        <w:rPr>
          <w:rFonts w:asciiTheme="majorHAnsi" w:eastAsia="Times New Roman" w:hAnsiTheme="majorHAnsi" w:cstheme="majorHAnsi"/>
          <w:kern w:val="0"/>
          <w:szCs w:val="22"/>
          <w:lang w:eastAsia="en-US" w:bidi="ar-SA"/>
        </w:rPr>
      </w:pPr>
    </w:p>
    <w:p w14:paraId="2CEB680E" w14:textId="77777777" w:rsidR="00087053" w:rsidRDefault="00087053" w:rsidP="00AF5BA9">
      <w:pPr>
        <w:tabs>
          <w:tab w:val="left" w:pos="567"/>
          <w:tab w:val="right" w:leader="underscore" w:pos="9639"/>
        </w:tabs>
        <w:jc w:val="both"/>
        <w:rPr>
          <w:rFonts w:asciiTheme="majorHAnsi" w:eastAsia="Times New Roman" w:hAnsiTheme="majorHAnsi" w:cstheme="majorHAnsi"/>
          <w:kern w:val="0"/>
          <w:szCs w:val="22"/>
          <w:lang w:eastAsia="en-US" w:bidi="ar-SA"/>
        </w:rPr>
      </w:pPr>
    </w:p>
    <w:p w14:paraId="73C057AB" w14:textId="6F65E45E" w:rsidR="00AF5BA9" w:rsidRPr="006B1BFC" w:rsidRDefault="00AF5BA9" w:rsidP="00AF5BA9">
      <w:pPr>
        <w:pStyle w:val="ListParagraph"/>
        <w:numPr>
          <w:ilvl w:val="0"/>
          <w:numId w:val="22"/>
        </w:numPr>
        <w:tabs>
          <w:tab w:val="left" w:pos="567"/>
        </w:tabs>
        <w:spacing w:line="276" w:lineRule="auto"/>
      </w:pPr>
      <w:r w:rsidRPr="006B1BFC">
        <w:t>Explain five (5) reasons an organisation will be required to upgrade an existing DBMS. (150 - 200 words)</w:t>
      </w:r>
      <w:r w:rsidR="00373ADF">
        <w:t xml:space="preserve">  </w:t>
      </w:r>
      <w:r w:rsidR="00373ADF" w:rsidRPr="00254940">
        <w:rPr>
          <w:i/>
          <w:color w:val="244061" w:themeColor="accent1" w:themeShade="80"/>
          <w:sz w:val="18"/>
          <w:szCs w:val="18"/>
        </w:rPr>
        <w:t>(</w:t>
      </w:r>
      <w:r w:rsidR="00373ADF">
        <w:rPr>
          <w:i/>
          <w:color w:val="244061" w:themeColor="accent1" w:themeShade="80"/>
          <w:sz w:val="18"/>
          <w:szCs w:val="18"/>
        </w:rPr>
        <w:t>Potential reference</w:t>
      </w:r>
      <w:r w:rsidR="00373ADF" w:rsidRPr="00254940">
        <w:rPr>
          <w:i/>
          <w:color w:val="244061" w:themeColor="accent1" w:themeShade="80"/>
          <w:sz w:val="18"/>
          <w:szCs w:val="18"/>
        </w:rPr>
        <w:t>: Learner Guide</w:t>
      </w:r>
      <w:r w:rsidR="00373ADF">
        <w:rPr>
          <w:i/>
          <w:color w:val="244061" w:themeColor="accent1" w:themeShade="80"/>
          <w:sz w:val="18"/>
          <w:szCs w:val="18"/>
        </w:rPr>
        <w:t>, search for ‘Upgrade’.  Or on the Internet, search for ‘Reasons for upgrading a DBMS’.  Add reasons here in your own words and potentially illustrate your answers with an example.)</w:t>
      </w:r>
    </w:p>
    <w:p w14:paraId="16536ED5" w14:textId="0481B923" w:rsidR="00A15CE1" w:rsidRP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b/>
          <w:kern w:val="0"/>
          <w:szCs w:val="22"/>
          <w:lang w:eastAsia="en-US" w:bidi="ar-SA"/>
        </w:rPr>
      </w:pPr>
      <w:r>
        <w:rPr>
          <w:rFonts w:asciiTheme="majorHAnsi" w:eastAsia="Times New Roman" w:hAnsiTheme="majorHAnsi" w:cstheme="majorHAnsi"/>
          <w:b/>
          <w:kern w:val="0"/>
          <w:szCs w:val="22"/>
          <w:lang w:eastAsia="en-US" w:bidi="ar-SA"/>
        </w:rPr>
        <w:t>Reasons</w:t>
      </w:r>
      <w:r w:rsidRPr="00A15CE1">
        <w:rPr>
          <w:rFonts w:asciiTheme="majorHAnsi" w:eastAsia="Times New Roman" w:hAnsiTheme="majorHAnsi" w:cstheme="majorHAnsi"/>
          <w:b/>
          <w:kern w:val="0"/>
          <w:szCs w:val="22"/>
          <w:lang w:eastAsia="en-US" w:bidi="ar-SA"/>
        </w:rPr>
        <w:t>:</w:t>
      </w:r>
    </w:p>
    <w:p w14:paraId="19CFA950"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r>
        <w:rPr>
          <w:rFonts w:asciiTheme="majorHAnsi" w:eastAsia="Times New Roman" w:hAnsiTheme="majorHAnsi" w:cstheme="majorHAnsi"/>
          <w:kern w:val="0"/>
          <w:szCs w:val="22"/>
          <w:lang w:eastAsia="en-US" w:bidi="ar-SA"/>
        </w:rPr>
        <w:t xml:space="preserve">1.  </w:t>
      </w:r>
    </w:p>
    <w:p w14:paraId="4E9F23ED"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4A3207F9"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r>
        <w:rPr>
          <w:rFonts w:asciiTheme="majorHAnsi" w:eastAsia="Times New Roman" w:hAnsiTheme="majorHAnsi" w:cstheme="majorHAnsi"/>
          <w:kern w:val="0"/>
          <w:szCs w:val="22"/>
          <w:lang w:eastAsia="en-US" w:bidi="ar-SA"/>
        </w:rPr>
        <w:t xml:space="preserve">2.  </w:t>
      </w:r>
    </w:p>
    <w:p w14:paraId="7C68C33B"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5A169E3A"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r>
        <w:rPr>
          <w:rFonts w:asciiTheme="majorHAnsi" w:eastAsia="Times New Roman" w:hAnsiTheme="majorHAnsi" w:cstheme="majorHAnsi"/>
          <w:kern w:val="0"/>
          <w:szCs w:val="22"/>
          <w:lang w:eastAsia="en-US" w:bidi="ar-SA"/>
        </w:rPr>
        <w:t xml:space="preserve">3.  </w:t>
      </w:r>
    </w:p>
    <w:p w14:paraId="30C0F136"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74F26BCC"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r>
        <w:rPr>
          <w:rFonts w:asciiTheme="majorHAnsi" w:eastAsia="Times New Roman" w:hAnsiTheme="majorHAnsi" w:cstheme="majorHAnsi"/>
          <w:kern w:val="0"/>
          <w:szCs w:val="22"/>
          <w:lang w:eastAsia="en-US" w:bidi="ar-SA"/>
        </w:rPr>
        <w:t xml:space="preserve">4.  </w:t>
      </w:r>
    </w:p>
    <w:p w14:paraId="131E6062"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0F64390A"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r>
        <w:rPr>
          <w:rFonts w:asciiTheme="majorHAnsi" w:eastAsia="Times New Roman" w:hAnsiTheme="majorHAnsi" w:cstheme="majorHAnsi"/>
          <w:kern w:val="0"/>
          <w:szCs w:val="22"/>
          <w:lang w:eastAsia="en-US" w:bidi="ar-SA"/>
        </w:rPr>
        <w:t xml:space="preserve">5.  </w:t>
      </w:r>
    </w:p>
    <w:p w14:paraId="12ECF945"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28238E3B"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5E03A4F8" w14:textId="77777777" w:rsidR="00087053" w:rsidRDefault="00087053" w:rsidP="00AF5BA9">
      <w:pPr>
        <w:tabs>
          <w:tab w:val="left" w:pos="567"/>
          <w:tab w:val="right" w:leader="underscore" w:pos="9639"/>
        </w:tabs>
        <w:jc w:val="both"/>
        <w:rPr>
          <w:rFonts w:asciiTheme="majorHAnsi" w:eastAsia="Times New Roman" w:hAnsiTheme="majorHAnsi" w:cstheme="majorHAnsi"/>
          <w:kern w:val="0"/>
          <w:szCs w:val="22"/>
          <w:lang w:eastAsia="en-US" w:bidi="ar-SA"/>
        </w:rPr>
      </w:pPr>
    </w:p>
    <w:p w14:paraId="5CE40ACD" w14:textId="7A9578F4" w:rsidR="00AF5BA9" w:rsidRPr="006B1BFC" w:rsidRDefault="00AF5BA9" w:rsidP="00AF5BA9">
      <w:pPr>
        <w:pStyle w:val="ListParagraph"/>
        <w:numPr>
          <w:ilvl w:val="0"/>
          <w:numId w:val="22"/>
        </w:numPr>
        <w:tabs>
          <w:tab w:val="left" w:pos="567"/>
        </w:tabs>
        <w:spacing w:line="276" w:lineRule="auto"/>
      </w:pPr>
      <w:r w:rsidRPr="006B1BFC">
        <w:t>What is password encryption? (50 words)</w:t>
      </w:r>
      <w:r w:rsidR="00373ADF">
        <w:t xml:space="preserve">  </w:t>
      </w:r>
      <w:r w:rsidR="00373ADF" w:rsidRPr="00254940">
        <w:rPr>
          <w:i/>
          <w:color w:val="244061" w:themeColor="accent1" w:themeShade="80"/>
          <w:sz w:val="18"/>
          <w:szCs w:val="18"/>
        </w:rPr>
        <w:t>(</w:t>
      </w:r>
      <w:r w:rsidR="00373ADF">
        <w:rPr>
          <w:i/>
          <w:color w:val="244061" w:themeColor="accent1" w:themeShade="80"/>
          <w:sz w:val="18"/>
          <w:szCs w:val="18"/>
        </w:rPr>
        <w:t>Potential reference</w:t>
      </w:r>
      <w:r w:rsidR="00373ADF" w:rsidRPr="00254940">
        <w:rPr>
          <w:i/>
          <w:color w:val="244061" w:themeColor="accent1" w:themeShade="80"/>
          <w:sz w:val="18"/>
          <w:szCs w:val="18"/>
        </w:rPr>
        <w:t>: Learner Guide</w:t>
      </w:r>
      <w:r w:rsidR="00373ADF">
        <w:rPr>
          <w:i/>
          <w:color w:val="244061" w:themeColor="accent1" w:themeShade="80"/>
          <w:sz w:val="18"/>
          <w:szCs w:val="18"/>
        </w:rPr>
        <w:t>, search for ‘Encryption’.  Or on the Internet, search for ‘Database Encryption’.  Add a description here in your own words and potentially illustrate your answer with an example.)</w:t>
      </w:r>
    </w:p>
    <w:p w14:paraId="337F30F1" w14:textId="77777777" w:rsidR="00AF5BA9" w:rsidRDefault="00AF5BA9" w:rsidP="00A15CE1">
      <w:pPr>
        <w:pBdr>
          <w:top w:val="single" w:sz="4" w:space="1" w:color="auto"/>
          <w:left w:val="single" w:sz="4" w:space="4" w:color="auto"/>
          <w:bottom w:val="single" w:sz="4" w:space="1" w:color="auto"/>
          <w:right w:val="single" w:sz="4" w:space="4" w:color="auto"/>
        </w:pBdr>
        <w:tabs>
          <w:tab w:val="left" w:pos="567"/>
        </w:tabs>
        <w:spacing w:line="276" w:lineRule="auto"/>
        <w:contextualSpacing/>
        <w:rPr>
          <w:szCs w:val="21"/>
        </w:rPr>
      </w:pPr>
    </w:p>
    <w:p w14:paraId="2A1DBFE3"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s>
        <w:spacing w:line="276" w:lineRule="auto"/>
        <w:contextualSpacing/>
        <w:rPr>
          <w:szCs w:val="21"/>
        </w:rPr>
      </w:pPr>
    </w:p>
    <w:p w14:paraId="52572AF9"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s>
        <w:spacing w:line="276" w:lineRule="auto"/>
        <w:contextualSpacing/>
        <w:rPr>
          <w:szCs w:val="21"/>
        </w:rPr>
      </w:pPr>
    </w:p>
    <w:p w14:paraId="7518858B" w14:textId="77777777" w:rsidR="00A15CE1" w:rsidRPr="00FD14F9" w:rsidRDefault="00A15CE1" w:rsidP="00A15CE1">
      <w:pPr>
        <w:pBdr>
          <w:top w:val="single" w:sz="4" w:space="1" w:color="auto"/>
          <w:left w:val="single" w:sz="4" w:space="4" w:color="auto"/>
          <w:bottom w:val="single" w:sz="4" w:space="1" w:color="auto"/>
          <w:right w:val="single" w:sz="4" w:space="4" w:color="auto"/>
        </w:pBdr>
        <w:tabs>
          <w:tab w:val="left" w:pos="567"/>
        </w:tabs>
        <w:spacing w:line="276" w:lineRule="auto"/>
        <w:contextualSpacing/>
        <w:rPr>
          <w:szCs w:val="21"/>
        </w:rPr>
      </w:pPr>
    </w:p>
    <w:p w14:paraId="1E353ABA" w14:textId="2059A50E" w:rsidR="00AF5BA9" w:rsidRDefault="00AF5BA9" w:rsidP="00A15CE1"/>
    <w:p w14:paraId="7B1AC244" w14:textId="7A734B93" w:rsidR="00AF5BA9" w:rsidRPr="006B1BFC" w:rsidRDefault="00AF5BA9" w:rsidP="00AF5BA9">
      <w:pPr>
        <w:pStyle w:val="ListParagraph"/>
        <w:numPr>
          <w:ilvl w:val="0"/>
          <w:numId w:val="22"/>
        </w:numPr>
        <w:tabs>
          <w:tab w:val="left" w:pos="567"/>
        </w:tabs>
        <w:spacing w:line="276" w:lineRule="auto"/>
      </w:pPr>
      <w:r w:rsidRPr="006B1BFC">
        <w:t>What is authentication? (50 words)</w:t>
      </w:r>
      <w:r w:rsidR="00373ADF">
        <w:t xml:space="preserve">  </w:t>
      </w:r>
      <w:r w:rsidR="00373ADF" w:rsidRPr="00254940">
        <w:rPr>
          <w:i/>
          <w:color w:val="244061" w:themeColor="accent1" w:themeShade="80"/>
          <w:sz w:val="18"/>
          <w:szCs w:val="18"/>
        </w:rPr>
        <w:t>(</w:t>
      </w:r>
      <w:r w:rsidR="00373ADF">
        <w:rPr>
          <w:i/>
          <w:color w:val="244061" w:themeColor="accent1" w:themeShade="80"/>
          <w:sz w:val="18"/>
          <w:szCs w:val="18"/>
        </w:rPr>
        <w:t>Potential reference</w:t>
      </w:r>
      <w:r w:rsidR="00373ADF" w:rsidRPr="00254940">
        <w:rPr>
          <w:i/>
          <w:color w:val="244061" w:themeColor="accent1" w:themeShade="80"/>
          <w:sz w:val="18"/>
          <w:szCs w:val="18"/>
        </w:rPr>
        <w:t>: Learner Guide</w:t>
      </w:r>
      <w:r w:rsidR="00373ADF">
        <w:rPr>
          <w:i/>
          <w:color w:val="244061" w:themeColor="accent1" w:themeShade="80"/>
          <w:sz w:val="18"/>
          <w:szCs w:val="18"/>
        </w:rPr>
        <w:t>, search for ‘</w:t>
      </w:r>
      <w:r w:rsidR="00F7326C">
        <w:rPr>
          <w:i/>
          <w:color w:val="244061" w:themeColor="accent1" w:themeShade="80"/>
          <w:sz w:val="18"/>
          <w:szCs w:val="18"/>
        </w:rPr>
        <w:t>Authentication’</w:t>
      </w:r>
      <w:r w:rsidR="00373ADF">
        <w:rPr>
          <w:i/>
          <w:color w:val="244061" w:themeColor="accent1" w:themeShade="80"/>
          <w:sz w:val="18"/>
          <w:szCs w:val="18"/>
        </w:rPr>
        <w:t xml:space="preserve">.  Or on the Internet, search for ‘Database </w:t>
      </w:r>
      <w:r w:rsidR="00F7326C">
        <w:rPr>
          <w:i/>
          <w:color w:val="244061" w:themeColor="accent1" w:themeShade="80"/>
          <w:sz w:val="18"/>
          <w:szCs w:val="18"/>
        </w:rPr>
        <w:t>Authentication’</w:t>
      </w:r>
      <w:r w:rsidR="00373ADF">
        <w:rPr>
          <w:i/>
          <w:color w:val="244061" w:themeColor="accent1" w:themeShade="80"/>
          <w:sz w:val="18"/>
          <w:szCs w:val="18"/>
        </w:rPr>
        <w:t>.  Add a description here in your own words and potentially illustrate your answer with an example.)</w:t>
      </w:r>
    </w:p>
    <w:p w14:paraId="4C9B9C98" w14:textId="77777777" w:rsidR="00AF5BA9" w:rsidRDefault="00AF5BA9" w:rsidP="00A15CE1">
      <w:pPr>
        <w:pBdr>
          <w:top w:val="single" w:sz="4" w:space="1" w:color="auto"/>
          <w:left w:val="single" w:sz="4" w:space="4" w:color="auto"/>
          <w:bottom w:val="single" w:sz="4" w:space="1" w:color="auto"/>
          <w:right w:val="single" w:sz="4" w:space="4" w:color="auto"/>
        </w:pBdr>
        <w:tabs>
          <w:tab w:val="left" w:pos="567"/>
        </w:tabs>
        <w:spacing w:line="276" w:lineRule="auto"/>
        <w:contextualSpacing/>
        <w:rPr>
          <w:szCs w:val="21"/>
        </w:rPr>
      </w:pPr>
    </w:p>
    <w:p w14:paraId="48C825B3"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s>
        <w:spacing w:line="276" w:lineRule="auto"/>
        <w:contextualSpacing/>
        <w:rPr>
          <w:szCs w:val="21"/>
        </w:rPr>
      </w:pPr>
    </w:p>
    <w:p w14:paraId="415B15C6"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s>
        <w:spacing w:line="276" w:lineRule="auto"/>
        <w:contextualSpacing/>
        <w:rPr>
          <w:szCs w:val="21"/>
        </w:rPr>
      </w:pPr>
    </w:p>
    <w:p w14:paraId="5E5F2D49" w14:textId="77777777" w:rsidR="00A15CE1" w:rsidRPr="00FD14F9" w:rsidRDefault="00A15CE1" w:rsidP="00A15CE1">
      <w:pPr>
        <w:pBdr>
          <w:top w:val="single" w:sz="4" w:space="1" w:color="auto"/>
          <w:left w:val="single" w:sz="4" w:space="4" w:color="auto"/>
          <w:bottom w:val="single" w:sz="4" w:space="1" w:color="auto"/>
          <w:right w:val="single" w:sz="4" w:space="4" w:color="auto"/>
        </w:pBdr>
        <w:tabs>
          <w:tab w:val="left" w:pos="567"/>
        </w:tabs>
        <w:spacing w:line="276" w:lineRule="auto"/>
        <w:contextualSpacing/>
        <w:rPr>
          <w:szCs w:val="21"/>
        </w:rPr>
      </w:pPr>
    </w:p>
    <w:p w14:paraId="47C3A5FF" w14:textId="77777777" w:rsidR="00AF5BA9" w:rsidRDefault="00AF5BA9" w:rsidP="00A15CE1"/>
    <w:p w14:paraId="37C3F6FD" w14:textId="5F6835AD" w:rsidR="00AF5BA9" w:rsidRPr="006B1BFC" w:rsidRDefault="00AF5BA9" w:rsidP="00AF5BA9">
      <w:pPr>
        <w:pStyle w:val="ListParagraph"/>
        <w:numPr>
          <w:ilvl w:val="0"/>
          <w:numId w:val="22"/>
        </w:numPr>
        <w:tabs>
          <w:tab w:val="left" w:pos="567"/>
        </w:tabs>
        <w:spacing w:line="276" w:lineRule="auto"/>
      </w:pPr>
      <w:r w:rsidRPr="006B1BFC">
        <w:t>Why should encryption and authentication be incorporated into the database specifications? (50 words)</w:t>
      </w:r>
      <w:r w:rsidR="00F7326C">
        <w:t xml:space="preserve">  </w:t>
      </w:r>
      <w:r w:rsidR="00F7326C" w:rsidRPr="00F7326C">
        <w:rPr>
          <w:i/>
          <w:color w:val="244061" w:themeColor="accent1" w:themeShade="80"/>
          <w:sz w:val="18"/>
          <w:szCs w:val="18"/>
        </w:rPr>
        <w:t>(As above.)</w:t>
      </w:r>
    </w:p>
    <w:p w14:paraId="73E70918" w14:textId="77777777" w:rsidR="00AF5BA9" w:rsidRDefault="00AF5BA9" w:rsidP="00A15CE1">
      <w:pPr>
        <w:pBdr>
          <w:top w:val="single" w:sz="4" w:space="1" w:color="auto"/>
          <w:left w:val="single" w:sz="4" w:space="4" w:color="auto"/>
          <w:bottom w:val="single" w:sz="4" w:space="1" w:color="auto"/>
          <w:right w:val="single" w:sz="4" w:space="4" w:color="auto"/>
        </w:pBdr>
        <w:tabs>
          <w:tab w:val="left" w:pos="567"/>
        </w:tabs>
        <w:spacing w:line="276" w:lineRule="auto"/>
        <w:contextualSpacing/>
        <w:rPr>
          <w:szCs w:val="21"/>
        </w:rPr>
      </w:pPr>
    </w:p>
    <w:p w14:paraId="055277E5"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s>
        <w:spacing w:line="276" w:lineRule="auto"/>
        <w:contextualSpacing/>
        <w:rPr>
          <w:szCs w:val="21"/>
        </w:rPr>
      </w:pPr>
    </w:p>
    <w:p w14:paraId="47CE4F67"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s>
        <w:spacing w:line="276" w:lineRule="auto"/>
        <w:contextualSpacing/>
        <w:rPr>
          <w:szCs w:val="21"/>
        </w:rPr>
      </w:pPr>
    </w:p>
    <w:p w14:paraId="50C8F9A2" w14:textId="77777777" w:rsidR="00A15CE1" w:rsidRPr="00FD14F9" w:rsidRDefault="00A15CE1" w:rsidP="00A15CE1">
      <w:pPr>
        <w:pBdr>
          <w:top w:val="single" w:sz="4" w:space="1" w:color="auto"/>
          <w:left w:val="single" w:sz="4" w:space="4" w:color="auto"/>
          <w:bottom w:val="single" w:sz="4" w:space="1" w:color="auto"/>
          <w:right w:val="single" w:sz="4" w:space="4" w:color="auto"/>
        </w:pBdr>
        <w:tabs>
          <w:tab w:val="left" w:pos="567"/>
        </w:tabs>
        <w:spacing w:line="276" w:lineRule="auto"/>
        <w:contextualSpacing/>
        <w:rPr>
          <w:szCs w:val="21"/>
        </w:rPr>
      </w:pPr>
    </w:p>
    <w:p w14:paraId="11F6856F" w14:textId="77777777" w:rsidR="00AF5BA9" w:rsidRDefault="00AF5BA9" w:rsidP="00A15CE1"/>
    <w:p w14:paraId="3969B616" w14:textId="0AA2F227" w:rsidR="00AF5BA9" w:rsidRPr="006B1BFC" w:rsidRDefault="00AF5BA9" w:rsidP="00AF5BA9">
      <w:pPr>
        <w:pStyle w:val="ListParagraph"/>
        <w:numPr>
          <w:ilvl w:val="0"/>
          <w:numId w:val="22"/>
        </w:numPr>
        <w:tabs>
          <w:tab w:val="left" w:pos="567"/>
          <w:tab w:val="right" w:leader="underscore" w:pos="9639"/>
        </w:tabs>
        <w:jc w:val="both"/>
      </w:pPr>
      <w:r w:rsidRPr="006B1BFC">
        <w:t>Which form of encryption offers the best protection against brute force attacks? (50 words)</w:t>
      </w:r>
      <w:r w:rsidR="00F7326C">
        <w:t xml:space="preserve">  </w:t>
      </w:r>
      <w:r w:rsidR="00F7326C" w:rsidRPr="00254940">
        <w:rPr>
          <w:i/>
          <w:color w:val="244061" w:themeColor="accent1" w:themeShade="80"/>
          <w:sz w:val="18"/>
          <w:szCs w:val="18"/>
        </w:rPr>
        <w:t>(</w:t>
      </w:r>
      <w:r w:rsidR="00F7326C">
        <w:rPr>
          <w:i/>
          <w:color w:val="244061" w:themeColor="accent1" w:themeShade="80"/>
          <w:sz w:val="18"/>
          <w:szCs w:val="18"/>
        </w:rPr>
        <w:t>Potential reference</w:t>
      </w:r>
      <w:r w:rsidR="00F7326C" w:rsidRPr="00254940">
        <w:rPr>
          <w:i/>
          <w:color w:val="244061" w:themeColor="accent1" w:themeShade="80"/>
          <w:sz w:val="18"/>
          <w:szCs w:val="18"/>
        </w:rPr>
        <w:t xml:space="preserve">: </w:t>
      </w:r>
      <w:r w:rsidR="00F7326C">
        <w:rPr>
          <w:i/>
          <w:color w:val="244061" w:themeColor="accent1" w:themeShade="80"/>
          <w:sz w:val="18"/>
          <w:szCs w:val="18"/>
        </w:rPr>
        <w:t>the Internet, search for ‘Best encryption for brute force attacks’.  Add a description here in your own words.)</w:t>
      </w:r>
    </w:p>
    <w:p w14:paraId="3611EB89" w14:textId="77777777" w:rsidR="00AF5BA9" w:rsidRDefault="00AF5BA9"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491DA62D"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117CDC86" w14:textId="77777777" w:rsidR="00A15CE1"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7E24C1CA" w14:textId="77777777" w:rsidR="00A15CE1" w:rsidRPr="00A230C4" w:rsidRDefault="00A15CE1" w:rsidP="00A15CE1">
      <w:pPr>
        <w:pBdr>
          <w:top w:val="single" w:sz="4" w:space="1" w:color="auto"/>
          <w:left w:val="single" w:sz="4" w:space="4" w:color="auto"/>
          <w:bottom w:val="single" w:sz="4" w:space="1" w:color="auto"/>
          <w:right w:val="single" w:sz="4" w:space="4" w:color="auto"/>
        </w:pBdr>
        <w:tabs>
          <w:tab w:val="left" w:pos="567"/>
          <w:tab w:val="right" w:leader="underscore" w:pos="9639"/>
        </w:tabs>
        <w:jc w:val="both"/>
        <w:rPr>
          <w:rFonts w:asciiTheme="majorHAnsi" w:eastAsia="Times New Roman" w:hAnsiTheme="majorHAnsi" w:cstheme="majorHAnsi"/>
          <w:kern w:val="0"/>
          <w:szCs w:val="22"/>
          <w:lang w:eastAsia="en-US" w:bidi="ar-SA"/>
        </w:rPr>
      </w:pPr>
    </w:p>
    <w:p w14:paraId="6885C21B" w14:textId="77777777" w:rsidR="00AF5BA9" w:rsidRDefault="00AF5BA9" w:rsidP="00A15CE1"/>
    <w:p w14:paraId="6E746FC1" w14:textId="3E661260" w:rsidR="00AF5BA9" w:rsidRPr="006B1BFC" w:rsidRDefault="00AF5BA9" w:rsidP="00AF5BA9">
      <w:pPr>
        <w:pStyle w:val="ListParagraph"/>
        <w:numPr>
          <w:ilvl w:val="0"/>
          <w:numId w:val="22"/>
        </w:numPr>
        <w:tabs>
          <w:tab w:val="left" w:pos="567"/>
        </w:tabs>
        <w:spacing w:line="276" w:lineRule="auto"/>
      </w:pPr>
      <w:r w:rsidRPr="006B1BFC">
        <w:lastRenderedPageBreak/>
        <w:t>What is a data structure? Provide examples of data structure in your answer. (80 words)</w:t>
      </w:r>
      <w:r w:rsidR="00F7326C">
        <w:t xml:space="preserve">  </w:t>
      </w:r>
      <w:r w:rsidR="00F7326C" w:rsidRPr="00254940">
        <w:rPr>
          <w:i/>
          <w:color w:val="244061" w:themeColor="accent1" w:themeShade="80"/>
          <w:sz w:val="18"/>
          <w:szCs w:val="18"/>
        </w:rPr>
        <w:t>(</w:t>
      </w:r>
      <w:r w:rsidR="00F7326C">
        <w:rPr>
          <w:i/>
          <w:color w:val="244061" w:themeColor="accent1" w:themeShade="80"/>
          <w:sz w:val="18"/>
          <w:szCs w:val="18"/>
        </w:rPr>
        <w:t>Potential reference</w:t>
      </w:r>
      <w:r w:rsidR="00F7326C" w:rsidRPr="00254940">
        <w:rPr>
          <w:i/>
          <w:color w:val="244061" w:themeColor="accent1" w:themeShade="80"/>
          <w:sz w:val="18"/>
          <w:szCs w:val="18"/>
        </w:rPr>
        <w:t>: Learner Guide</w:t>
      </w:r>
      <w:r w:rsidR="00F7326C">
        <w:rPr>
          <w:i/>
          <w:color w:val="244061" w:themeColor="accent1" w:themeShade="80"/>
          <w:sz w:val="18"/>
          <w:szCs w:val="18"/>
        </w:rPr>
        <w:t xml:space="preserve"> or Internet, search for ‘Data Structures’.  Add a description here in your own words, plus provide 2 or 3 examples with a description of each.)</w:t>
      </w:r>
    </w:p>
    <w:p w14:paraId="03F0392D" w14:textId="77777777" w:rsidR="00AF5BA9" w:rsidRDefault="00AF5BA9" w:rsidP="00A15CE1">
      <w:pPr>
        <w:pBdr>
          <w:top w:val="single" w:sz="4" w:space="1" w:color="auto"/>
          <w:left w:val="single" w:sz="4" w:space="4" w:color="auto"/>
          <w:bottom w:val="single" w:sz="4" w:space="1" w:color="auto"/>
          <w:right w:val="single" w:sz="4" w:space="4" w:color="auto"/>
        </w:pBdr>
      </w:pPr>
    </w:p>
    <w:p w14:paraId="632B5CAA" w14:textId="77777777" w:rsidR="00A15CE1" w:rsidRDefault="00A15CE1" w:rsidP="00A15CE1">
      <w:pPr>
        <w:pBdr>
          <w:top w:val="single" w:sz="4" w:space="1" w:color="auto"/>
          <w:left w:val="single" w:sz="4" w:space="4" w:color="auto"/>
          <w:bottom w:val="single" w:sz="4" w:space="1" w:color="auto"/>
          <w:right w:val="single" w:sz="4" w:space="4" w:color="auto"/>
        </w:pBdr>
      </w:pPr>
    </w:p>
    <w:p w14:paraId="118ED062" w14:textId="77777777" w:rsidR="00A15CE1" w:rsidRDefault="00A15CE1" w:rsidP="00A15CE1">
      <w:pPr>
        <w:pBdr>
          <w:top w:val="single" w:sz="4" w:space="1" w:color="auto"/>
          <w:left w:val="single" w:sz="4" w:space="4" w:color="auto"/>
          <w:bottom w:val="single" w:sz="4" w:space="1" w:color="auto"/>
          <w:right w:val="single" w:sz="4" w:space="4" w:color="auto"/>
        </w:pBdr>
      </w:pPr>
    </w:p>
    <w:p w14:paraId="2EDD0549" w14:textId="77777777" w:rsidR="00A15CE1" w:rsidRDefault="00A15CE1" w:rsidP="00A15CE1">
      <w:pPr>
        <w:pBdr>
          <w:top w:val="single" w:sz="4" w:space="1" w:color="auto"/>
          <w:left w:val="single" w:sz="4" w:space="4" w:color="auto"/>
          <w:bottom w:val="single" w:sz="4" w:space="1" w:color="auto"/>
          <w:right w:val="single" w:sz="4" w:space="4" w:color="auto"/>
        </w:pBdr>
      </w:pPr>
    </w:p>
    <w:p w14:paraId="70209882" w14:textId="77777777" w:rsidR="00A15CE1" w:rsidRDefault="00A15CE1" w:rsidP="00A15CE1">
      <w:pPr>
        <w:pBdr>
          <w:top w:val="single" w:sz="4" w:space="1" w:color="auto"/>
          <w:left w:val="single" w:sz="4" w:space="4" w:color="auto"/>
          <w:bottom w:val="single" w:sz="4" w:space="1" w:color="auto"/>
          <w:right w:val="single" w:sz="4" w:space="4" w:color="auto"/>
        </w:pBdr>
      </w:pPr>
    </w:p>
    <w:p w14:paraId="2D87AF02" w14:textId="77777777" w:rsidR="00A15CE1" w:rsidRDefault="00A15CE1" w:rsidP="00A15CE1">
      <w:pPr>
        <w:pBdr>
          <w:top w:val="single" w:sz="4" w:space="1" w:color="auto"/>
          <w:left w:val="single" w:sz="4" w:space="4" w:color="auto"/>
          <w:bottom w:val="single" w:sz="4" w:space="1" w:color="auto"/>
          <w:right w:val="single" w:sz="4" w:space="4" w:color="auto"/>
        </w:pBdr>
      </w:pPr>
    </w:p>
    <w:p w14:paraId="4951BC43" w14:textId="77777777" w:rsidR="00A15CE1" w:rsidRDefault="00A15CE1" w:rsidP="00A15CE1">
      <w:pPr>
        <w:pBdr>
          <w:top w:val="single" w:sz="4" w:space="1" w:color="auto"/>
          <w:left w:val="single" w:sz="4" w:space="4" w:color="auto"/>
          <w:bottom w:val="single" w:sz="4" w:space="1" w:color="auto"/>
          <w:right w:val="single" w:sz="4" w:space="4" w:color="auto"/>
        </w:pBdr>
      </w:pPr>
    </w:p>
    <w:p w14:paraId="5FB03CB1" w14:textId="77777777" w:rsidR="00A15CE1" w:rsidRDefault="00A15CE1" w:rsidP="00A15CE1">
      <w:pPr>
        <w:pBdr>
          <w:top w:val="single" w:sz="4" w:space="1" w:color="auto"/>
          <w:left w:val="single" w:sz="4" w:space="4" w:color="auto"/>
          <w:bottom w:val="single" w:sz="4" w:space="1" w:color="auto"/>
          <w:right w:val="single" w:sz="4" w:space="4" w:color="auto"/>
        </w:pBdr>
      </w:pPr>
    </w:p>
    <w:p w14:paraId="071530CA" w14:textId="77777777" w:rsidR="00A15CE1" w:rsidRDefault="00A15CE1" w:rsidP="00A15CE1">
      <w:pPr>
        <w:pBdr>
          <w:top w:val="single" w:sz="4" w:space="1" w:color="auto"/>
          <w:left w:val="single" w:sz="4" w:space="4" w:color="auto"/>
          <w:bottom w:val="single" w:sz="4" w:space="1" w:color="auto"/>
          <w:right w:val="single" w:sz="4" w:space="4" w:color="auto"/>
        </w:pBdr>
      </w:pPr>
    </w:p>
    <w:p w14:paraId="52FD6ABB" w14:textId="77777777" w:rsidR="00A15CE1" w:rsidRDefault="00A15CE1" w:rsidP="00A15CE1">
      <w:pPr>
        <w:pBdr>
          <w:top w:val="single" w:sz="4" w:space="1" w:color="auto"/>
          <w:left w:val="single" w:sz="4" w:space="4" w:color="auto"/>
          <w:bottom w:val="single" w:sz="4" w:space="1" w:color="auto"/>
          <w:right w:val="single" w:sz="4" w:space="4" w:color="auto"/>
        </w:pBdr>
      </w:pPr>
    </w:p>
    <w:p w14:paraId="5EF46E5C" w14:textId="77777777" w:rsidR="00A15CE1" w:rsidRDefault="00A15CE1" w:rsidP="00A15CE1">
      <w:pPr>
        <w:pBdr>
          <w:top w:val="single" w:sz="4" w:space="1" w:color="auto"/>
          <w:left w:val="single" w:sz="4" w:space="4" w:color="auto"/>
          <w:bottom w:val="single" w:sz="4" w:space="1" w:color="auto"/>
          <w:right w:val="single" w:sz="4" w:space="4" w:color="auto"/>
        </w:pBdr>
      </w:pPr>
    </w:p>
    <w:p w14:paraId="2B94F5EC" w14:textId="77777777" w:rsidR="00AF5BA9" w:rsidRDefault="00AF5BA9" w:rsidP="00AF5BA9"/>
    <w:p w14:paraId="0CAB1A3B" w14:textId="34C048A5" w:rsidR="00AF5BA9" w:rsidRPr="006B1BFC" w:rsidRDefault="00AF5BA9" w:rsidP="00AF5BA9">
      <w:pPr>
        <w:pStyle w:val="ListParagraph"/>
        <w:numPr>
          <w:ilvl w:val="0"/>
          <w:numId w:val="22"/>
        </w:numPr>
        <w:tabs>
          <w:tab w:val="left" w:pos="567"/>
        </w:tabs>
        <w:spacing w:line="276" w:lineRule="auto"/>
      </w:pPr>
      <w:r w:rsidRPr="006B1BFC">
        <w:t>As part of designing the physical data model, we select data types for each column. Explain which data type is best when dealing with currency in MySQL, and why? (100 words)</w:t>
      </w:r>
      <w:r w:rsidR="00AA4871">
        <w:t xml:space="preserve">  </w:t>
      </w:r>
      <w:r w:rsidR="00AA4871" w:rsidRPr="00254940">
        <w:rPr>
          <w:i/>
          <w:color w:val="244061" w:themeColor="accent1" w:themeShade="80"/>
          <w:sz w:val="18"/>
          <w:szCs w:val="18"/>
        </w:rPr>
        <w:t>(</w:t>
      </w:r>
      <w:r w:rsidR="00AA4871">
        <w:rPr>
          <w:i/>
          <w:color w:val="244061" w:themeColor="accent1" w:themeShade="80"/>
          <w:sz w:val="18"/>
          <w:szCs w:val="18"/>
        </w:rPr>
        <w:t>Potential reference</w:t>
      </w:r>
      <w:r w:rsidR="00AA4871" w:rsidRPr="00254940">
        <w:rPr>
          <w:i/>
          <w:color w:val="244061" w:themeColor="accent1" w:themeShade="80"/>
          <w:sz w:val="18"/>
          <w:szCs w:val="18"/>
        </w:rPr>
        <w:t>: Learner Guide</w:t>
      </w:r>
      <w:r w:rsidR="00AA4871">
        <w:rPr>
          <w:i/>
          <w:color w:val="244061" w:themeColor="accent1" w:themeShade="80"/>
          <w:sz w:val="18"/>
          <w:szCs w:val="18"/>
        </w:rPr>
        <w:t>, search for ‘Currency’.  Or on the Internet, search for ‘Currency Data Type’.)</w:t>
      </w:r>
    </w:p>
    <w:p w14:paraId="623AA4DF"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259C7689"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7E7C2156"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7B17C997"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5A9D8EAE"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6977878B"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2997D3A3"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409EDC85"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297EBF06"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7E730173"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1D0B826E"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7ED3FCF6" w14:textId="77777777" w:rsidR="00A15CE1" w:rsidRPr="00A15CE1" w:rsidRDefault="00A15CE1" w:rsidP="00AF5BA9"/>
    <w:p w14:paraId="289D1ADB" w14:textId="77777777" w:rsidR="00AF5BA9" w:rsidRPr="006B1BFC" w:rsidRDefault="00AF5BA9" w:rsidP="00AF5BA9">
      <w:pPr>
        <w:pStyle w:val="ListParagraph"/>
        <w:numPr>
          <w:ilvl w:val="0"/>
          <w:numId w:val="22"/>
        </w:numPr>
        <w:tabs>
          <w:tab w:val="left" w:pos="567"/>
        </w:tabs>
        <w:spacing w:line="276" w:lineRule="auto"/>
      </w:pPr>
      <w:r w:rsidRPr="006B1BFC">
        <w:t xml:space="preserve">Examine the table below. Is this database table compliant to third normal form (3NF)? </w:t>
      </w:r>
    </w:p>
    <w:p w14:paraId="2E1C0D84" w14:textId="68F0E015" w:rsidR="00AF5BA9" w:rsidRDefault="00AF5BA9" w:rsidP="00AF5BA9">
      <w:pPr>
        <w:tabs>
          <w:tab w:val="left" w:pos="567"/>
        </w:tabs>
        <w:spacing w:line="276" w:lineRule="auto"/>
        <w:contextualSpacing/>
        <w:rPr>
          <w:szCs w:val="21"/>
        </w:rPr>
      </w:pPr>
      <w:r>
        <w:rPr>
          <w:szCs w:val="21"/>
        </w:rPr>
        <w:t xml:space="preserve">Explain, in detail, </w:t>
      </w:r>
      <w:r w:rsidRPr="00803E74">
        <w:rPr>
          <w:szCs w:val="21"/>
        </w:rPr>
        <w:t>why or why not.</w:t>
      </w:r>
      <w:r>
        <w:rPr>
          <w:szCs w:val="21"/>
        </w:rPr>
        <w:t xml:space="preserve"> Use correct terminology when referring to database terms. (100 words)</w:t>
      </w:r>
      <w:r w:rsidR="00AA4871">
        <w:rPr>
          <w:szCs w:val="21"/>
        </w:rPr>
        <w:t xml:space="preserve">  </w:t>
      </w:r>
      <w:r w:rsidR="00AA4871" w:rsidRPr="00AA4871">
        <w:rPr>
          <w:i/>
          <w:color w:val="244061" w:themeColor="accent1" w:themeShade="80"/>
          <w:sz w:val="18"/>
          <w:szCs w:val="18"/>
        </w:rPr>
        <w:t xml:space="preserve">(You might </w:t>
      </w:r>
      <w:r w:rsidR="00AA4871">
        <w:rPr>
          <w:i/>
          <w:color w:val="244061" w:themeColor="accent1" w:themeShade="80"/>
          <w:sz w:val="18"/>
          <w:szCs w:val="18"/>
        </w:rPr>
        <w:t>imagine</w:t>
      </w:r>
      <w:r w:rsidR="00AA4871" w:rsidRPr="00AA4871">
        <w:rPr>
          <w:i/>
          <w:color w:val="244061" w:themeColor="accent1" w:themeShade="80"/>
          <w:sz w:val="18"/>
          <w:szCs w:val="18"/>
        </w:rPr>
        <w:t xml:space="preserve"> 100 data entries like the one presented below</w:t>
      </w:r>
      <w:r w:rsidR="00AA4871">
        <w:rPr>
          <w:i/>
          <w:color w:val="244061" w:themeColor="accent1" w:themeShade="80"/>
          <w:sz w:val="18"/>
          <w:szCs w:val="18"/>
        </w:rPr>
        <w:t>.  Potential reference</w:t>
      </w:r>
      <w:r w:rsidR="00AA4871" w:rsidRPr="00254940">
        <w:rPr>
          <w:i/>
          <w:color w:val="244061" w:themeColor="accent1" w:themeShade="80"/>
          <w:sz w:val="18"/>
          <w:szCs w:val="18"/>
        </w:rPr>
        <w:t>: Learner Guide</w:t>
      </w:r>
      <w:r w:rsidR="00AA4871">
        <w:rPr>
          <w:i/>
          <w:color w:val="244061" w:themeColor="accent1" w:themeShade="80"/>
          <w:sz w:val="18"/>
          <w:szCs w:val="18"/>
        </w:rPr>
        <w:t xml:space="preserve">, search for </w:t>
      </w:r>
      <w:r w:rsidR="00D9333F">
        <w:rPr>
          <w:i/>
          <w:color w:val="244061" w:themeColor="accent1" w:themeShade="80"/>
          <w:sz w:val="18"/>
          <w:szCs w:val="18"/>
        </w:rPr>
        <w:t>‘</w:t>
      </w:r>
      <w:r w:rsidR="00D9333F" w:rsidRPr="00D9333F">
        <w:rPr>
          <w:i/>
          <w:color w:val="244061" w:themeColor="accent1" w:themeShade="80"/>
          <w:sz w:val="18"/>
          <w:szCs w:val="18"/>
        </w:rPr>
        <w:t>normalisation rules</w:t>
      </w:r>
      <w:r w:rsidR="00D9333F">
        <w:rPr>
          <w:i/>
          <w:color w:val="244061" w:themeColor="accent1" w:themeShade="80"/>
          <w:sz w:val="18"/>
          <w:szCs w:val="18"/>
        </w:rPr>
        <w:t>’</w:t>
      </w:r>
      <w:r w:rsidR="00AA4871">
        <w:rPr>
          <w:i/>
          <w:color w:val="244061" w:themeColor="accent1" w:themeShade="80"/>
          <w:sz w:val="18"/>
          <w:szCs w:val="18"/>
        </w:rPr>
        <w:t>.</w:t>
      </w:r>
      <w:r w:rsidR="00AA4871">
        <w:rPr>
          <w:szCs w:val="21"/>
        </w:rPr>
        <w:t>)</w:t>
      </w:r>
    </w:p>
    <w:p w14:paraId="053F3F26" w14:textId="77777777" w:rsidR="00AF5BA9" w:rsidRPr="00803E74" w:rsidRDefault="00AF5BA9" w:rsidP="00AF5BA9">
      <w:pPr>
        <w:tabs>
          <w:tab w:val="left" w:pos="567"/>
        </w:tabs>
        <w:spacing w:line="276" w:lineRule="auto"/>
        <w:contextualSpacing/>
        <w:rPr>
          <w:szCs w:val="21"/>
        </w:rPr>
      </w:pPr>
    </w:p>
    <w:tbl>
      <w:tblPr>
        <w:tblStyle w:val="TableGrid3"/>
        <w:tblW w:w="10773" w:type="dxa"/>
        <w:tblInd w:w="108" w:type="dxa"/>
        <w:tblLayout w:type="fixed"/>
        <w:tblLook w:val="04A0" w:firstRow="1" w:lastRow="0" w:firstColumn="1" w:lastColumn="0" w:noHBand="0" w:noVBand="1"/>
      </w:tblPr>
      <w:tblGrid>
        <w:gridCol w:w="1588"/>
        <w:gridCol w:w="1985"/>
        <w:gridCol w:w="3118"/>
        <w:gridCol w:w="1985"/>
        <w:gridCol w:w="2097"/>
      </w:tblGrid>
      <w:tr w:rsidR="00AF5BA9" w:rsidRPr="00803E74" w14:paraId="1D9C46F8" w14:textId="77777777" w:rsidTr="004C0458">
        <w:trPr>
          <w:trHeight w:val="506"/>
        </w:trPr>
        <w:tc>
          <w:tcPr>
            <w:tcW w:w="1588" w:type="dxa"/>
            <w:shd w:val="clear" w:color="auto" w:fill="D9D9D9" w:themeFill="background1" w:themeFillShade="D9"/>
            <w:vAlign w:val="center"/>
          </w:tcPr>
          <w:p w14:paraId="66663F23" w14:textId="77777777" w:rsidR="00AF5BA9" w:rsidRPr="00803E74" w:rsidRDefault="00AF5BA9" w:rsidP="004C0458">
            <w:pPr>
              <w:spacing w:before="240" w:line="276" w:lineRule="auto"/>
              <w:rPr>
                <w:b/>
              </w:rPr>
            </w:pPr>
            <w:r w:rsidRPr="00803E74">
              <w:rPr>
                <w:b/>
              </w:rPr>
              <w:t>customerID</w:t>
            </w:r>
          </w:p>
        </w:tc>
        <w:tc>
          <w:tcPr>
            <w:tcW w:w="1985" w:type="dxa"/>
            <w:shd w:val="clear" w:color="auto" w:fill="D9D9D9" w:themeFill="background1" w:themeFillShade="D9"/>
            <w:vAlign w:val="center"/>
          </w:tcPr>
          <w:p w14:paraId="7B91139A" w14:textId="77777777" w:rsidR="00AF5BA9" w:rsidRPr="00803E74" w:rsidRDefault="00AF5BA9" w:rsidP="004C0458">
            <w:pPr>
              <w:spacing w:before="240" w:line="276" w:lineRule="auto"/>
              <w:rPr>
                <w:b/>
              </w:rPr>
            </w:pPr>
            <w:r w:rsidRPr="00803E74">
              <w:rPr>
                <w:b/>
              </w:rPr>
              <w:t>customerName</w:t>
            </w:r>
          </w:p>
        </w:tc>
        <w:tc>
          <w:tcPr>
            <w:tcW w:w="3118" w:type="dxa"/>
            <w:shd w:val="clear" w:color="auto" w:fill="D9D9D9" w:themeFill="background1" w:themeFillShade="D9"/>
            <w:vAlign w:val="center"/>
          </w:tcPr>
          <w:p w14:paraId="07A9FEBF" w14:textId="77777777" w:rsidR="00AF5BA9" w:rsidRPr="00803E74" w:rsidRDefault="00AF5BA9" w:rsidP="004C0458">
            <w:pPr>
              <w:spacing w:before="240" w:line="276" w:lineRule="auto"/>
              <w:rPr>
                <w:b/>
              </w:rPr>
            </w:pPr>
            <w:r w:rsidRPr="00803E74">
              <w:rPr>
                <w:b/>
              </w:rPr>
              <w:t>customerAddress</w:t>
            </w:r>
          </w:p>
        </w:tc>
        <w:tc>
          <w:tcPr>
            <w:tcW w:w="1985" w:type="dxa"/>
            <w:shd w:val="clear" w:color="auto" w:fill="D9D9D9" w:themeFill="background1" w:themeFillShade="D9"/>
            <w:vAlign w:val="center"/>
          </w:tcPr>
          <w:p w14:paraId="1F9EAC59" w14:textId="77777777" w:rsidR="00AF5BA9" w:rsidRPr="00803E74" w:rsidRDefault="00AF5BA9" w:rsidP="004C0458">
            <w:pPr>
              <w:spacing w:before="240" w:line="276" w:lineRule="auto"/>
              <w:rPr>
                <w:b/>
              </w:rPr>
            </w:pPr>
            <w:r w:rsidRPr="00803E74">
              <w:rPr>
                <w:b/>
              </w:rPr>
              <w:t>customerPhone</w:t>
            </w:r>
          </w:p>
        </w:tc>
        <w:tc>
          <w:tcPr>
            <w:tcW w:w="2097" w:type="dxa"/>
            <w:shd w:val="clear" w:color="auto" w:fill="D9D9D9" w:themeFill="background1" w:themeFillShade="D9"/>
            <w:vAlign w:val="center"/>
          </w:tcPr>
          <w:p w14:paraId="25468656" w14:textId="77777777" w:rsidR="00AF5BA9" w:rsidRPr="00803E74" w:rsidRDefault="00AF5BA9" w:rsidP="004C0458">
            <w:pPr>
              <w:spacing w:before="240" w:line="276" w:lineRule="auto"/>
              <w:rPr>
                <w:b/>
              </w:rPr>
            </w:pPr>
            <w:r w:rsidRPr="00803E74">
              <w:rPr>
                <w:b/>
              </w:rPr>
              <w:t>customerMobile</w:t>
            </w:r>
          </w:p>
        </w:tc>
      </w:tr>
      <w:tr w:rsidR="00AF5BA9" w:rsidRPr="00803E74" w14:paraId="47F1C2D9" w14:textId="77777777" w:rsidTr="004C0458">
        <w:trPr>
          <w:trHeight w:val="520"/>
        </w:trPr>
        <w:tc>
          <w:tcPr>
            <w:tcW w:w="1588" w:type="dxa"/>
            <w:vAlign w:val="center"/>
          </w:tcPr>
          <w:p w14:paraId="0F5B54A4" w14:textId="77777777" w:rsidR="00AF5BA9" w:rsidRPr="00803E74" w:rsidRDefault="00AF5BA9" w:rsidP="004C0458">
            <w:pPr>
              <w:spacing w:line="276" w:lineRule="auto"/>
              <w:rPr>
                <w:color w:val="1F497D" w:themeColor="text2"/>
              </w:rPr>
            </w:pPr>
            <w:r w:rsidRPr="00803E74">
              <w:rPr>
                <w:color w:val="1F497D" w:themeColor="text2"/>
              </w:rPr>
              <w:t>10</w:t>
            </w:r>
          </w:p>
        </w:tc>
        <w:tc>
          <w:tcPr>
            <w:tcW w:w="1985" w:type="dxa"/>
            <w:vAlign w:val="center"/>
          </w:tcPr>
          <w:p w14:paraId="3DCAC210" w14:textId="293BD6CE" w:rsidR="00AF5BA9" w:rsidRPr="00803E74" w:rsidRDefault="007A3614" w:rsidP="004C0458">
            <w:pPr>
              <w:tabs>
                <w:tab w:val="left" w:pos="567"/>
              </w:tabs>
              <w:spacing w:after="0" w:line="276" w:lineRule="auto"/>
              <w:contextualSpacing/>
              <w:rPr>
                <w:color w:val="1F497D" w:themeColor="text2"/>
              </w:rPr>
            </w:pPr>
            <w:hyperlink r:id="rId15" w:history="1">
              <w:r w:rsidR="00A15CE1">
                <w:rPr>
                  <w:color w:val="1F497D" w:themeColor="text2"/>
                  <w:szCs w:val="21"/>
                </w:rPr>
                <w:t xml:space="preserve">Leon </w:t>
              </w:r>
              <w:r w:rsidR="00AF5BA9" w:rsidRPr="002A43DB">
                <w:rPr>
                  <w:color w:val="1F497D" w:themeColor="text2"/>
                  <w:szCs w:val="21"/>
                </w:rPr>
                <w:t>Trotsky</w:t>
              </w:r>
            </w:hyperlink>
          </w:p>
        </w:tc>
        <w:tc>
          <w:tcPr>
            <w:tcW w:w="3118" w:type="dxa"/>
            <w:vAlign w:val="center"/>
          </w:tcPr>
          <w:p w14:paraId="2683B947" w14:textId="2938973C" w:rsidR="00AF5BA9" w:rsidRPr="00803E74" w:rsidRDefault="00AF5BA9" w:rsidP="004C0458">
            <w:pPr>
              <w:spacing w:line="276" w:lineRule="auto"/>
              <w:rPr>
                <w:color w:val="1F497D" w:themeColor="text2"/>
              </w:rPr>
            </w:pPr>
            <w:r w:rsidRPr="00803E74">
              <w:rPr>
                <w:color w:val="1F497D" w:themeColor="text2"/>
              </w:rPr>
              <w:t>12/20 Amy St</w:t>
            </w:r>
            <w:r>
              <w:rPr>
                <w:color w:val="1F497D" w:themeColor="text2"/>
              </w:rPr>
              <w:t xml:space="preserve"> </w:t>
            </w:r>
            <w:r w:rsidR="00A15CE1">
              <w:rPr>
                <w:color w:val="1F497D" w:themeColor="text2"/>
              </w:rPr>
              <w:t>Brisbane 4000</w:t>
            </w:r>
          </w:p>
        </w:tc>
        <w:tc>
          <w:tcPr>
            <w:tcW w:w="1985" w:type="dxa"/>
            <w:vAlign w:val="center"/>
          </w:tcPr>
          <w:p w14:paraId="2667ADFD" w14:textId="77777777" w:rsidR="00AF5BA9" w:rsidRPr="00803E74" w:rsidRDefault="00AF5BA9" w:rsidP="004C0458">
            <w:pPr>
              <w:spacing w:line="276" w:lineRule="auto"/>
              <w:rPr>
                <w:color w:val="1F497D" w:themeColor="text2"/>
              </w:rPr>
            </w:pPr>
            <w:r w:rsidRPr="00803E74">
              <w:rPr>
                <w:color w:val="1F497D" w:themeColor="text2"/>
              </w:rPr>
              <w:t>0711111111</w:t>
            </w:r>
          </w:p>
        </w:tc>
        <w:tc>
          <w:tcPr>
            <w:tcW w:w="2097" w:type="dxa"/>
            <w:vAlign w:val="center"/>
          </w:tcPr>
          <w:p w14:paraId="728A8A8A" w14:textId="77777777" w:rsidR="00AF5BA9" w:rsidRPr="00803E74" w:rsidRDefault="00AF5BA9" w:rsidP="004C0458">
            <w:pPr>
              <w:spacing w:line="276" w:lineRule="auto"/>
              <w:rPr>
                <w:color w:val="1F497D" w:themeColor="text2"/>
              </w:rPr>
            </w:pPr>
            <w:r w:rsidRPr="00803E74">
              <w:rPr>
                <w:color w:val="1F497D" w:themeColor="text2"/>
              </w:rPr>
              <w:t>0412123123</w:t>
            </w:r>
          </w:p>
        </w:tc>
      </w:tr>
    </w:tbl>
    <w:p w14:paraId="20CCDC45" w14:textId="77777777" w:rsidR="00AF5BA9" w:rsidRPr="00A15CE1" w:rsidRDefault="00AF5BA9" w:rsidP="00AF5BA9"/>
    <w:p w14:paraId="5D976DEE"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1561379A"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4D9ED740"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61B496F4"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680FED46"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460E8014"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35545D74"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0091EAFC"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78F06FBA"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3AFB3CE4"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535BC1AE"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55B791DF" w14:textId="77777777" w:rsidR="00AF5BA9" w:rsidRPr="00A15CE1" w:rsidRDefault="00AF5BA9" w:rsidP="00AF5BA9"/>
    <w:p w14:paraId="7E63F7D7" w14:textId="469EFC14" w:rsidR="00AF5BA9" w:rsidRPr="006B1BFC" w:rsidRDefault="00AF5BA9" w:rsidP="00AF5BA9">
      <w:pPr>
        <w:pStyle w:val="ListParagraph"/>
        <w:numPr>
          <w:ilvl w:val="0"/>
          <w:numId w:val="22"/>
        </w:numPr>
        <w:tabs>
          <w:tab w:val="left" w:pos="567"/>
        </w:tabs>
        <w:spacing w:line="276" w:lineRule="auto"/>
      </w:pPr>
      <w:r w:rsidRPr="006B1BFC">
        <w:t>What is a foreign key constraint? In your answer, explain the referential integrity constraint rules and the three (3) possible actions. (80 words)</w:t>
      </w:r>
      <w:r w:rsidR="00D9333F">
        <w:t xml:space="preserve">  </w:t>
      </w:r>
      <w:r w:rsidR="00D9333F" w:rsidRPr="00254940">
        <w:rPr>
          <w:i/>
          <w:color w:val="244061" w:themeColor="accent1" w:themeShade="80"/>
          <w:sz w:val="18"/>
          <w:szCs w:val="18"/>
        </w:rPr>
        <w:t>(</w:t>
      </w:r>
      <w:r w:rsidR="00D9333F">
        <w:rPr>
          <w:i/>
          <w:color w:val="244061" w:themeColor="accent1" w:themeShade="80"/>
          <w:sz w:val="18"/>
          <w:szCs w:val="18"/>
        </w:rPr>
        <w:t>Potential reference</w:t>
      </w:r>
      <w:r w:rsidR="00D9333F" w:rsidRPr="00254940">
        <w:rPr>
          <w:i/>
          <w:color w:val="244061" w:themeColor="accent1" w:themeShade="80"/>
          <w:sz w:val="18"/>
          <w:szCs w:val="18"/>
        </w:rPr>
        <w:t>: Learner Guide</w:t>
      </w:r>
      <w:r w:rsidR="00D9333F">
        <w:rPr>
          <w:i/>
          <w:color w:val="244061" w:themeColor="accent1" w:themeShade="80"/>
          <w:sz w:val="18"/>
          <w:szCs w:val="18"/>
        </w:rPr>
        <w:t>, search for ‘Foreign Key’ or ‘Referential Integrity’.  Or on the Internet, search for ‘Foreign Key Constraint’ or ‘Referential Integrity Constraint’.)</w:t>
      </w:r>
    </w:p>
    <w:p w14:paraId="5C27FF85" w14:textId="4BBFD851" w:rsidR="00AF5BA9" w:rsidRPr="00A15CE1" w:rsidRDefault="00A15CE1" w:rsidP="00A15CE1">
      <w:pPr>
        <w:pBdr>
          <w:top w:val="single" w:sz="4" w:space="1" w:color="auto"/>
          <w:left w:val="single" w:sz="4" w:space="4" w:color="auto"/>
          <w:bottom w:val="single" w:sz="4" w:space="1" w:color="auto"/>
          <w:right w:val="single" w:sz="4" w:space="4" w:color="auto"/>
        </w:pBdr>
      </w:pPr>
      <w:r w:rsidRPr="00A15CE1">
        <w:t xml:space="preserve">1. </w:t>
      </w:r>
    </w:p>
    <w:p w14:paraId="718BE800"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1F503E64"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64764C95" w14:textId="3856ED32" w:rsidR="00A15CE1" w:rsidRPr="00A15CE1" w:rsidRDefault="00A15CE1" w:rsidP="00A15CE1">
      <w:pPr>
        <w:pBdr>
          <w:top w:val="single" w:sz="4" w:space="1" w:color="auto"/>
          <w:left w:val="single" w:sz="4" w:space="4" w:color="auto"/>
          <w:bottom w:val="single" w:sz="4" w:space="1" w:color="auto"/>
          <w:right w:val="single" w:sz="4" w:space="4" w:color="auto"/>
        </w:pBdr>
      </w:pPr>
      <w:r>
        <w:t xml:space="preserve">2. </w:t>
      </w:r>
    </w:p>
    <w:p w14:paraId="2964CA32"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1AADA061"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11EE7645" w14:textId="79D670A0" w:rsidR="00A15CE1" w:rsidRPr="00A15CE1" w:rsidRDefault="00A15CE1" w:rsidP="00A15CE1">
      <w:pPr>
        <w:pBdr>
          <w:top w:val="single" w:sz="4" w:space="1" w:color="auto"/>
          <w:left w:val="single" w:sz="4" w:space="4" w:color="auto"/>
          <w:bottom w:val="single" w:sz="4" w:space="1" w:color="auto"/>
          <w:right w:val="single" w:sz="4" w:space="4" w:color="auto"/>
        </w:pBdr>
      </w:pPr>
      <w:r>
        <w:t xml:space="preserve">3. </w:t>
      </w:r>
    </w:p>
    <w:p w14:paraId="043BDE0E"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07C28047"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02221BAA" w14:textId="77777777" w:rsidR="00A15CE1" w:rsidRPr="00A15CE1" w:rsidRDefault="00A15CE1" w:rsidP="00AF5BA9"/>
    <w:p w14:paraId="2A92D06C" w14:textId="4FE2B176" w:rsidR="00AF5BA9" w:rsidRPr="006B1BFC" w:rsidRDefault="00AF5BA9" w:rsidP="00AF5BA9">
      <w:pPr>
        <w:pStyle w:val="ListParagraph"/>
        <w:numPr>
          <w:ilvl w:val="0"/>
          <w:numId w:val="22"/>
        </w:numPr>
        <w:tabs>
          <w:tab w:val="left" w:pos="567"/>
        </w:tabs>
        <w:spacing w:line="276" w:lineRule="auto"/>
      </w:pPr>
      <w:r w:rsidRPr="006B1BFC">
        <w:t>The organisation you work for, a shop selling motorbike spare parts, would like to be able to ensure that every product name and product code stored in the database is never duplicated in the database you are designing. Explain how you would achieve this. (50 words)</w:t>
      </w:r>
      <w:r w:rsidR="004C0458">
        <w:t xml:space="preserve">  </w:t>
      </w:r>
      <w:r w:rsidR="004C0458" w:rsidRPr="004C0458">
        <w:rPr>
          <w:i/>
          <w:color w:val="244061" w:themeColor="accent1" w:themeShade="80"/>
          <w:sz w:val="18"/>
          <w:szCs w:val="18"/>
        </w:rPr>
        <w:t>(Consider database index (indices), primary key constraints and check constraints.)</w:t>
      </w:r>
    </w:p>
    <w:p w14:paraId="5D527AA7" w14:textId="77777777" w:rsidR="00AF5BA9" w:rsidRDefault="00AF5BA9" w:rsidP="00A15CE1">
      <w:pPr>
        <w:pBdr>
          <w:top w:val="single" w:sz="4" w:space="1" w:color="auto"/>
          <w:left w:val="single" w:sz="4" w:space="4" w:color="auto"/>
          <w:bottom w:val="single" w:sz="4" w:space="1" w:color="auto"/>
          <w:right w:val="single" w:sz="4" w:space="4" w:color="auto"/>
        </w:pBdr>
      </w:pPr>
    </w:p>
    <w:p w14:paraId="32ABA5AF" w14:textId="77777777" w:rsidR="00A15CE1" w:rsidRDefault="00A15CE1" w:rsidP="00A15CE1">
      <w:pPr>
        <w:pBdr>
          <w:top w:val="single" w:sz="4" w:space="1" w:color="auto"/>
          <w:left w:val="single" w:sz="4" w:space="4" w:color="auto"/>
          <w:bottom w:val="single" w:sz="4" w:space="1" w:color="auto"/>
          <w:right w:val="single" w:sz="4" w:space="4" w:color="auto"/>
        </w:pBdr>
      </w:pPr>
    </w:p>
    <w:p w14:paraId="7DFFF247" w14:textId="77777777" w:rsidR="00A15CE1" w:rsidRDefault="00A15CE1" w:rsidP="00A15CE1">
      <w:pPr>
        <w:pBdr>
          <w:top w:val="single" w:sz="4" w:space="1" w:color="auto"/>
          <w:left w:val="single" w:sz="4" w:space="4" w:color="auto"/>
          <w:bottom w:val="single" w:sz="4" w:space="1" w:color="auto"/>
          <w:right w:val="single" w:sz="4" w:space="4" w:color="auto"/>
        </w:pBdr>
      </w:pPr>
    </w:p>
    <w:p w14:paraId="4CDA509A"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08975A43" w14:textId="77777777" w:rsidR="00AF5BA9" w:rsidRPr="00A15CE1" w:rsidRDefault="00AF5BA9" w:rsidP="00AF5BA9"/>
    <w:p w14:paraId="316E7F54" w14:textId="21DA039F" w:rsidR="00AF5BA9" w:rsidRPr="006B1BFC" w:rsidRDefault="00AF5BA9" w:rsidP="00AF5BA9">
      <w:pPr>
        <w:pStyle w:val="ListParagraph"/>
        <w:numPr>
          <w:ilvl w:val="0"/>
          <w:numId w:val="22"/>
        </w:numPr>
        <w:tabs>
          <w:tab w:val="left" w:pos="567"/>
        </w:tabs>
        <w:spacing w:line="276" w:lineRule="auto"/>
      </w:pPr>
      <w:r w:rsidRPr="006B1BFC">
        <w:t>Explain what the Data Definition Language (DDL) is. (50 words)</w:t>
      </w:r>
      <w:r w:rsidR="004C0458">
        <w:t xml:space="preserve">  </w:t>
      </w:r>
      <w:r w:rsidR="004C0458" w:rsidRPr="00254940">
        <w:rPr>
          <w:i/>
          <w:color w:val="244061" w:themeColor="accent1" w:themeShade="80"/>
          <w:sz w:val="18"/>
          <w:szCs w:val="18"/>
        </w:rPr>
        <w:t>(</w:t>
      </w:r>
      <w:r w:rsidR="004C0458">
        <w:rPr>
          <w:i/>
          <w:color w:val="244061" w:themeColor="accent1" w:themeShade="80"/>
          <w:sz w:val="18"/>
          <w:szCs w:val="18"/>
        </w:rPr>
        <w:t>Potential reference</w:t>
      </w:r>
      <w:r w:rsidR="004C0458" w:rsidRPr="00254940">
        <w:rPr>
          <w:i/>
          <w:color w:val="244061" w:themeColor="accent1" w:themeShade="80"/>
          <w:sz w:val="18"/>
          <w:szCs w:val="18"/>
        </w:rPr>
        <w:t xml:space="preserve">: </w:t>
      </w:r>
      <w:r w:rsidR="004C0458">
        <w:rPr>
          <w:i/>
          <w:color w:val="244061" w:themeColor="accent1" w:themeShade="80"/>
          <w:sz w:val="18"/>
          <w:szCs w:val="18"/>
        </w:rPr>
        <w:t>Internet.)</w:t>
      </w:r>
    </w:p>
    <w:p w14:paraId="77177BD3" w14:textId="77777777" w:rsidR="00AF5BA9" w:rsidRDefault="00AF5BA9" w:rsidP="00A15CE1">
      <w:pPr>
        <w:pBdr>
          <w:top w:val="single" w:sz="4" w:space="1" w:color="auto"/>
          <w:left w:val="single" w:sz="4" w:space="4" w:color="auto"/>
          <w:bottom w:val="single" w:sz="4" w:space="1" w:color="auto"/>
          <w:right w:val="single" w:sz="4" w:space="4" w:color="auto"/>
        </w:pBdr>
      </w:pPr>
    </w:p>
    <w:p w14:paraId="6E52F7F0" w14:textId="77777777" w:rsidR="00A15CE1" w:rsidRDefault="00A15CE1" w:rsidP="00A15CE1">
      <w:pPr>
        <w:pBdr>
          <w:top w:val="single" w:sz="4" w:space="1" w:color="auto"/>
          <w:left w:val="single" w:sz="4" w:space="4" w:color="auto"/>
          <w:bottom w:val="single" w:sz="4" w:space="1" w:color="auto"/>
          <w:right w:val="single" w:sz="4" w:space="4" w:color="auto"/>
        </w:pBdr>
      </w:pPr>
    </w:p>
    <w:p w14:paraId="7FFEA3C6" w14:textId="77777777" w:rsidR="00A15CE1" w:rsidRDefault="00A15CE1" w:rsidP="00A15CE1">
      <w:pPr>
        <w:pBdr>
          <w:top w:val="single" w:sz="4" w:space="1" w:color="auto"/>
          <w:left w:val="single" w:sz="4" w:space="4" w:color="auto"/>
          <w:bottom w:val="single" w:sz="4" w:space="1" w:color="auto"/>
          <w:right w:val="single" w:sz="4" w:space="4" w:color="auto"/>
        </w:pBdr>
      </w:pPr>
    </w:p>
    <w:p w14:paraId="66DDF137"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149E3F05" w14:textId="77777777" w:rsidR="00AF5BA9" w:rsidRPr="00A15CE1" w:rsidRDefault="00AF5BA9" w:rsidP="00AF5BA9"/>
    <w:p w14:paraId="15E45C24" w14:textId="754F3174" w:rsidR="00AF5BA9" w:rsidRPr="006B1BFC" w:rsidRDefault="00333433" w:rsidP="00AF5BA9">
      <w:pPr>
        <w:pStyle w:val="ListParagraph"/>
        <w:numPr>
          <w:ilvl w:val="0"/>
          <w:numId w:val="22"/>
        </w:numPr>
        <w:tabs>
          <w:tab w:val="left" w:pos="567"/>
        </w:tabs>
        <w:spacing w:line="276" w:lineRule="auto"/>
      </w:pPr>
      <w:r w:rsidRPr="00333433">
        <w:t>Explain what an oval shape represents in a use case diagram. Illustrate your answer with an example.</w:t>
      </w:r>
      <w:r w:rsidR="004C0458">
        <w:t xml:space="preserve">  </w:t>
      </w:r>
      <w:r w:rsidR="004C0458" w:rsidRPr="00254940">
        <w:rPr>
          <w:i/>
          <w:color w:val="244061" w:themeColor="accent1" w:themeShade="80"/>
          <w:sz w:val="18"/>
          <w:szCs w:val="18"/>
        </w:rPr>
        <w:t>(</w:t>
      </w:r>
      <w:r w:rsidR="004C0458">
        <w:rPr>
          <w:i/>
          <w:color w:val="244061" w:themeColor="accent1" w:themeShade="80"/>
          <w:sz w:val="18"/>
          <w:szCs w:val="18"/>
        </w:rPr>
        <w:t>Potential reference</w:t>
      </w:r>
      <w:r w:rsidR="004C0458" w:rsidRPr="00254940">
        <w:rPr>
          <w:i/>
          <w:color w:val="244061" w:themeColor="accent1" w:themeShade="80"/>
          <w:sz w:val="18"/>
          <w:szCs w:val="18"/>
        </w:rPr>
        <w:t>: Learner Guide</w:t>
      </w:r>
      <w:r w:rsidR="004C0458">
        <w:rPr>
          <w:i/>
          <w:color w:val="244061" w:themeColor="accent1" w:themeShade="80"/>
          <w:sz w:val="18"/>
          <w:szCs w:val="18"/>
        </w:rPr>
        <w:t>, search for ‘Use Case’.  Or on the Internet, search for ‘Use Case Diagram’.  Don’t forget to add an example.)</w:t>
      </w:r>
    </w:p>
    <w:tbl>
      <w:tblPr>
        <w:tblStyle w:val="TableGrid"/>
        <w:tblW w:w="0" w:type="auto"/>
        <w:tblLook w:val="04A0" w:firstRow="1" w:lastRow="0" w:firstColumn="1" w:lastColumn="0" w:noHBand="0" w:noVBand="1"/>
      </w:tblPr>
      <w:tblGrid>
        <w:gridCol w:w="10420"/>
      </w:tblGrid>
      <w:tr w:rsidR="00AF5BA9" w:rsidRPr="00A15CE1" w14:paraId="797BAA30" w14:textId="77777777" w:rsidTr="004C0458">
        <w:tc>
          <w:tcPr>
            <w:tcW w:w="10420" w:type="dxa"/>
          </w:tcPr>
          <w:p w14:paraId="74AF82D4" w14:textId="77777777" w:rsidR="00AF5BA9" w:rsidRPr="00A15CE1" w:rsidRDefault="00AF5BA9" w:rsidP="004C0458"/>
          <w:p w14:paraId="0C3AF03C" w14:textId="77777777" w:rsidR="00AF5BA9" w:rsidRPr="00A15CE1" w:rsidRDefault="00AF5BA9" w:rsidP="004C0458"/>
          <w:p w14:paraId="4C1EF2F5" w14:textId="77777777" w:rsidR="00AF5BA9" w:rsidRPr="00A15CE1" w:rsidRDefault="00AF5BA9" w:rsidP="004C0458"/>
          <w:p w14:paraId="5A5B6D94" w14:textId="77777777" w:rsidR="00AF5BA9" w:rsidRPr="00A15CE1" w:rsidRDefault="00AF5BA9" w:rsidP="004C0458"/>
          <w:p w14:paraId="0087B909" w14:textId="77777777" w:rsidR="00AF5BA9" w:rsidRPr="00A15CE1" w:rsidRDefault="00AF5BA9" w:rsidP="004C0458"/>
          <w:p w14:paraId="71D241D1" w14:textId="77777777" w:rsidR="00AF5BA9" w:rsidRPr="00A15CE1" w:rsidRDefault="00AF5BA9" w:rsidP="004C0458"/>
          <w:p w14:paraId="2A33EDEF" w14:textId="77777777" w:rsidR="00AF5BA9" w:rsidRPr="00A15CE1" w:rsidRDefault="00AF5BA9" w:rsidP="004C0458"/>
          <w:p w14:paraId="253BA458" w14:textId="77777777" w:rsidR="00AF5BA9" w:rsidRPr="00A15CE1" w:rsidRDefault="00AF5BA9" w:rsidP="004C0458"/>
          <w:p w14:paraId="7C1C987C" w14:textId="77777777" w:rsidR="00AF5BA9" w:rsidRPr="00A15CE1" w:rsidRDefault="00AF5BA9" w:rsidP="004C0458"/>
          <w:p w14:paraId="7012C90D" w14:textId="77777777" w:rsidR="00AF5BA9" w:rsidRPr="00A15CE1" w:rsidRDefault="00AF5BA9" w:rsidP="004C0458"/>
          <w:p w14:paraId="1BB7E93E" w14:textId="77777777" w:rsidR="00AF5BA9" w:rsidRPr="00A15CE1" w:rsidRDefault="00AF5BA9" w:rsidP="004C0458"/>
        </w:tc>
      </w:tr>
    </w:tbl>
    <w:p w14:paraId="183CFC42" w14:textId="77777777" w:rsidR="00AF5BA9" w:rsidRPr="00A15CE1" w:rsidRDefault="00AF5BA9" w:rsidP="00AF5BA9"/>
    <w:p w14:paraId="76A63D86" w14:textId="0DD8F1AB" w:rsidR="00AF5BA9" w:rsidRDefault="00AF5BA9" w:rsidP="00AF5BA9">
      <w:pPr>
        <w:pStyle w:val="ListParagraph"/>
        <w:numPr>
          <w:ilvl w:val="0"/>
          <w:numId w:val="22"/>
        </w:numPr>
        <w:spacing w:line="276" w:lineRule="auto"/>
      </w:pPr>
    </w:p>
    <w:p w14:paraId="41399CE2" w14:textId="00B55E7B" w:rsidR="00333433" w:rsidRDefault="00AF5BA9" w:rsidP="00333433">
      <w:pPr>
        <w:pStyle w:val="ListParagraph"/>
        <w:numPr>
          <w:ilvl w:val="0"/>
          <w:numId w:val="21"/>
        </w:numPr>
        <w:spacing w:line="276" w:lineRule="auto"/>
        <w:ind w:left="360"/>
      </w:pPr>
      <w:r w:rsidRPr="00C66A72">
        <w:t>What is the purpose of check constraints?</w:t>
      </w:r>
      <w:r>
        <w:t xml:space="preserve"> Provide examples to illustrate your answer.</w:t>
      </w:r>
      <w:r w:rsidR="00C57F59">
        <w:t xml:space="preserve">  </w:t>
      </w:r>
      <w:r w:rsidR="00C57F59" w:rsidRPr="00254940">
        <w:rPr>
          <w:i/>
          <w:color w:val="244061" w:themeColor="accent1" w:themeShade="80"/>
          <w:sz w:val="18"/>
          <w:szCs w:val="18"/>
        </w:rPr>
        <w:t>(</w:t>
      </w:r>
      <w:r w:rsidR="00C57F59">
        <w:rPr>
          <w:i/>
          <w:color w:val="244061" w:themeColor="accent1" w:themeShade="80"/>
          <w:sz w:val="18"/>
          <w:szCs w:val="18"/>
        </w:rPr>
        <w:t>Potential reference</w:t>
      </w:r>
      <w:r w:rsidR="00C57F59" w:rsidRPr="00254940">
        <w:rPr>
          <w:i/>
          <w:color w:val="244061" w:themeColor="accent1" w:themeShade="80"/>
          <w:sz w:val="18"/>
          <w:szCs w:val="18"/>
        </w:rPr>
        <w:t>: Learner Guide</w:t>
      </w:r>
      <w:r w:rsidR="00C57F59">
        <w:rPr>
          <w:i/>
          <w:color w:val="244061" w:themeColor="accent1" w:themeShade="80"/>
          <w:sz w:val="18"/>
          <w:szCs w:val="18"/>
        </w:rPr>
        <w:t>, search for ‘Check Constraint.  Or on the Internet, search for ‘Database Check Constraint’.)</w:t>
      </w:r>
    </w:p>
    <w:p w14:paraId="594C8B6C" w14:textId="77777777" w:rsidR="00A15CE1" w:rsidRDefault="00A15CE1" w:rsidP="00A15CE1">
      <w:pPr>
        <w:pBdr>
          <w:top w:val="single" w:sz="4" w:space="1" w:color="auto"/>
          <w:left w:val="single" w:sz="4" w:space="4" w:color="auto"/>
          <w:bottom w:val="single" w:sz="4" w:space="1" w:color="auto"/>
          <w:right w:val="single" w:sz="4" w:space="4" w:color="auto"/>
        </w:pBdr>
        <w:spacing w:line="276" w:lineRule="auto"/>
      </w:pPr>
    </w:p>
    <w:p w14:paraId="5A24FD00" w14:textId="77777777" w:rsidR="00A15CE1" w:rsidRDefault="00A15CE1" w:rsidP="00A15CE1">
      <w:pPr>
        <w:pBdr>
          <w:top w:val="single" w:sz="4" w:space="1" w:color="auto"/>
          <w:left w:val="single" w:sz="4" w:space="4" w:color="auto"/>
          <w:bottom w:val="single" w:sz="4" w:space="1" w:color="auto"/>
          <w:right w:val="single" w:sz="4" w:space="4" w:color="auto"/>
        </w:pBdr>
        <w:spacing w:line="276" w:lineRule="auto"/>
      </w:pPr>
    </w:p>
    <w:p w14:paraId="580ABD4B" w14:textId="77777777" w:rsidR="00A15CE1" w:rsidRDefault="00A15CE1" w:rsidP="00A15CE1">
      <w:pPr>
        <w:pBdr>
          <w:top w:val="single" w:sz="4" w:space="1" w:color="auto"/>
          <w:left w:val="single" w:sz="4" w:space="4" w:color="auto"/>
          <w:bottom w:val="single" w:sz="4" w:space="1" w:color="auto"/>
          <w:right w:val="single" w:sz="4" w:space="4" w:color="auto"/>
        </w:pBdr>
        <w:spacing w:line="276" w:lineRule="auto"/>
      </w:pPr>
    </w:p>
    <w:p w14:paraId="192EA6C7" w14:textId="77777777" w:rsidR="00A15CE1" w:rsidRDefault="00A15CE1" w:rsidP="00A15CE1">
      <w:pPr>
        <w:pBdr>
          <w:top w:val="single" w:sz="4" w:space="1" w:color="auto"/>
          <w:left w:val="single" w:sz="4" w:space="4" w:color="auto"/>
          <w:bottom w:val="single" w:sz="4" w:space="1" w:color="auto"/>
          <w:right w:val="single" w:sz="4" w:space="4" w:color="auto"/>
        </w:pBdr>
        <w:spacing w:line="276" w:lineRule="auto"/>
      </w:pPr>
    </w:p>
    <w:p w14:paraId="2DC0D2CC" w14:textId="77777777" w:rsidR="00A15CE1" w:rsidRDefault="00A15CE1" w:rsidP="00A15CE1">
      <w:pPr>
        <w:pBdr>
          <w:top w:val="single" w:sz="4" w:space="1" w:color="auto"/>
          <w:left w:val="single" w:sz="4" w:space="4" w:color="auto"/>
          <w:bottom w:val="single" w:sz="4" w:space="1" w:color="auto"/>
          <w:right w:val="single" w:sz="4" w:space="4" w:color="auto"/>
        </w:pBdr>
        <w:spacing w:line="276" w:lineRule="auto"/>
      </w:pPr>
    </w:p>
    <w:p w14:paraId="3938FBE9" w14:textId="77777777" w:rsidR="00A15CE1" w:rsidRDefault="00A15CE1" w:rsidP="00A15CE1">
      <w:pPr>
        <w:spacing w:line="276" w:lineRule="auto"/>
      </w:pPr>
    </w:p>
    <w:p w14:paraId="177D532C" w14:textId="2D3507CF" w:rsidR="00AF5BA9" w:rsidRPr="00333433" w:rsidRDefault="00333433" w:rsidP="00333433">
      <w:pPr>
        <w:pStyle w:val="ListParagraph"/>
        <w:numPr>
          <w:ilvl w:val="0"/>
          <w:numId w:val="21"/>
        </w:numPr>
        <w:spacing w:line="276" w:lineRule="auto"/>
        <w:ind w:left="360"/>
      </w:pPr>
      <w:r w:rsidRPr="00333433">
        <w:rPr>
          <w:color w:val="000000" w:themeColor="text1"/>
        </w:rPr>
        <w:t>Support for check constraints was introduced in MySQL 8.0.16 – older versions did not support the check feature. What other technique can you use instead of check constraints.</w:t>
      </w:r>
      <w:r w:rsidR="00C57F59">
        <w:rPr>
          <w:color w:val="000000" w:themeColor="text1"/>
        </w:rPr>
        <w:t xml:space="preserve">  </w:t>
      </w:r>
      <w:r w:rsidR="00C57F59" w:rsidRPr="00254940">
        <w:rPr>
          <w:i/>
          <w:color w:val="244061" w:themeColor="accent1" w:themeShade="80"/>
          <w:sz w:val="18"/>
          <w:szCs w:val="18"/>
        </w:rPr>
        <w:t>(</w:t>
      </w:r>
      <w:r w:rsidR="00C57F59">
        <w:rPr>
          <w:i/>
          <w:color w:val="244061" w:themeColor="accent1" w:themeShade="80"/>
          <w:sz w:val="18"/>
          <w:szCs w:val="18"/>
        </w:rPr>
        <w:t>Potential reference</w:t>
      </w:r>
      <w:r w:rsidR="00C57F59" w:rsidRPr="00254940">
        <w:rPr>
          <w:i/>
          <w:color w:val="244061" w:themeColor="accent1" w:themeShade="80"/>
          <w:sz w:val="18"/>
          <w:szCs w:val="18"/>
        </w:rPr>
        <w:t>: Learner Guide</w:t>
      </w:r>
      <w:r w:rsidR="00C57F59">
        <w:rPr>
          <w:i/>
          <w:color w:val="244061" w:themeColor="accent1" w:themeShade="80"/>
          <w:sz w:val="18"/>
          <w:szCs w:val="18"/>
        </w:rPr>
        <w:t>, search for ‘Check Constraint.  Or on the Internet, search for ‘Database Check Constraint’.)</w:t>
      </w:r>
    </w:p>
    <w:p w14:paraId="6B7BC8C8" w14:textId="77777777" w:rsidR="00A15CE1" w:rsidRDefault="00A15CE1" w:rsidP="00A15CE1">
      <w:pPr>
        <w:pBdr>
          <w:top w:val="single" w:sz="4" w:space="1" w:color="auto"/>
          <w:left w:val="single" w:sz="4" w:space="4" w:color="auto"/>
          <w:bottom w:val="single" w:sz="4" w:space="1" w:color="auto"/>
          <w:right w:val="single" w:sz="4" w:space="4" w:color="auto"/>
        </w:pBdr>
        <w:tabs>
          <w:tab w:val="right" w:leader="dot" w:pos="10206"/>
        </w:tabs>
        <w:jc w:val="both"/>
        <w:rPr>
          <w:rFonts w:asciiTheme="majorHAnsi" w:eastAsia="Times New Roman" w:hAnsiTheme="majorHAnsi" w:cstheme="majorHAnsi"/>
          <w:kern w:val="0"/>
          <w:szCs w:val="22"/>
          <w:lang w:eastAsia="en-US" w:bidi="ar-SA"/>
        </w:rPr>
      </w:pPr>
    </w:p>
    <w:p w14:paraId="59639FEB" w14:textId="77777777" w:rsidR="00A15CE1" w:rsidRDefault="00A15CE1" w:rsidP="00A15CE1">
      <w:pPr>
        <w:pBdr>
          <w:top w:val="single" w:sz="4" w:space="1" w:color="auto"/>
          <w:left w:val="single" w:sz="4" w:space="4" w:color="auto"/>
          <w:bottom w:val="single" w:sz="4" w:space="1" w:color="auto"/>
          <w:right w:val="single" w:sz="4" w:space="4" w:color="auto"/>
        </w:pBdr>
        <w:tabs>
          <w:tab w:val="right" w:leader="dot" w:pos="10206"/>
        </w:tabs>
        <w:jc w:val="both"/>
        <w:rPr>
          <w:rFonts w:asciiTheme="majorHAnsi" w:eastAsia="Times New Roman" w:hAnsiTheme="majorHAnsi" w:cstheme="majorHAnsi"/>
          <w:kern w:val="0"/>
          <w:szCs w:val="22"/>
          <w:lang w:eastAsia="en-US" w:bidi="ar-SA"/>
        </w:rPr>
      </w:pPr>
    </w:p>
    <w:p w14:paraId="5DFAE2F8" w14:textId="77777777" w:rsidR="00A15CE1" w:rsidRDefault="00A15CE1" w:rsidP="00A15CE1">
      <w:pPr>
        <w:pBdr>
          <w:top w:val="single" w:sz="4" w:space="1" w:color="auto"/>
          <w:left w:val="single" w:sz="4" w:space="4" w:color="auto"/>
          <w:bottom w:val="single" w:sz="4" w:space="1" w:color="auto"/>
          <w:right w:val="single" w:sz="4" w:space="4" w:color="auto"/>
        </w:pBdr>
        <w:tabs>
          <w:tab w:val="right" w:leader="dot" w:pos="10206"/>
        </w:tabs>
        <w:jc w:val="both"/>
        <w:rPr>
          <w:rFonts w:asciiTheme="majorHAnsi" w:eastAsia="Times New Roman" w:hAnsiTheme="majorHAnsi" w:cstheme="majorHAnsi"/>
          <w:kern w:val="0"/>
          <w:szCs w:val="22"/>
          <w:lang w:eastAsia="en-US" w:bidi="ar-SA"/>
        </w:rPr>
      </w:pPr>
    </w:p>
    <w:p w14:paraId="7CE233CF" w14:textId="77777777" w:rsidR="00A15CE1" w:rsidRDefault="00A15CE1" w:rsidP="00A15CE1">
      <w:pPr>
        <w:pBdr>
          <w:top w:val="single" w:sz="4" w:space="1" w:color="auto"/>
          <w:left w:val="single" w:sz="4" w:space="4" w:color="auto"/>
          <w:bottom w:val="single" w:sz="4" w:space="1" w:color="auto"/>
          <w:right w:val="single" w:sz="4" w:space="4" w:color="auto"/>
        </w:pBdr>
        <w:tabs>
          <w:tab w:val="right" w:leader="dot" w:pos="10206"/>
        </w:tabs>
        <w:jc w:val="both"/>
        <w:rPr>
          <w:rFonts w:asciiTheme="majorHAnsi" w:eastAsia="Times New Roman" w:hAnsiTheme="majorHAnsi" w:cstheme="majorHAnsi"/>
          <w:kern w:val="0"/>
          <w:szCs w:val="22"/>
          <w:lang w:eastAsia="en-US" w:bidi="ar-SA"/>
        </w:rPr>
      </w:pPr>
    </w:p>
    <w:p w14:paraId="0CEA85BD" w14:textId="77777777" w:rsidR="00A15CE1" w:rsidRDefault="00A15CE1" w:rsidP="00A15CE1">
      <w:pPr>
        <w:pBdr>
          <w:top w:val="single" w:sz="4" w:space="1" w:color="auto"/>
          <w:left w:val="single" w:sz="4" w:space="4" w:color="auto"/>
          <w:bottom w:val="single" w:sz="4" w:space="1" w:color="auto"/>
          <w:right w:val="single" w:sz="4" w:space="4" w:color="auto"/>
        </w:pBdr>
        <w:tabs>
          <w:tab w:val="right" w:leader="dot" w:pos="10206"/>
        </w:tabs>
        <w:jc w:val="both"/>
        <w:rPr>
          <w:rFonts w:asciiTheme="majorHAnsi" w:eastAsia="Times New Roman" w:hAnsiTheme="majorHAnsi" w:cstheme="majorHAnsi"/>
          <w:kern w:val="0"/>
          <w:szCs w:val="22"/>
          <w:lang w:eastAsia="en-US" w:bidi="ar-SA"/>
        </w:rPr>
      </w:pPr>
    </w:p>
    <w:p w14:paraId="06D29FE3" w14:textId="77777777" w:rsidR="00A15CE1" w:rsidRDefault="00A15CE1" w:rsidP="00AF5BA9">
      <w:pPr>
        <w:tabs>
          <w:tab w:val="right" w:leader="dot" w:pos="10206"/>
        </w:tabs>
        <w:jc w:val="both"/>
        <w:rPr>
          <w:rFonts w:asciiTheme="majorHAnsi" w:eastAsia="Times New Roman" w:hAnsiTheme="majorHAnsi" w:cstheme="majorHAnsi"/>
          <w:kern w:val="0"/>
          <w:szCs w:val="22"/>
          <w:lang w:eastAsia="en-US" w:bidi="ar-SA"/>
        </w:rPr>
      </w:pPr>
    </w:p>
    <w:p w14:paraId="0A835D48" w14:textId="77777777" w:rsidR="00C57F59" w:rsidRDefault="00AF5BA9" w:rsidP="00AF5BA9">
      <w:pPr>
        <w:pStyle w:val="ListParagraph"/>
        <w:numPr>
          <w:ilvl w:val="0"/>
          <w:numId w:val="22"/>
        </w:numPr>
        <w:tabs>
          <w:tab w:val="left" w:pos="567"/>
        </w:tabs>
        <w:spacing w:line="276" w:lineRule="auto"/>
      </w:pPr>
      <w:r w:rsidRPr="006B1BFC">
        <w:t>You have been tasked to design the data structures, queries, screens and reports of a new database. Describe the concepts of the object model design and how you would use this in your database design. (80 words)</w:t>
      </w:r>
    </w:p>
    <w:p w14:paraId="25C4A30B" w14:textId="7A86B4AC" w:rsidR="00C57F59" w:rsidRDefault="00C57F59" w:rsidP="00C57F59">
      <w:pPr>
        <w:pStyle w:val="ListParagraph"/>
        <w:numPr>
          <w:ilvl w:val="0"/>
          <w:numId w:val="25"/>
        </w:numPr>
        <w:tabs>
          <w:tab w:val="left" w:pos="567"/>
        </w:tabs>
        <w:spacing w:line="276" w:lineRule="auto"/>
        <w:rPr>
          <w:i/>
          <w:color w:val="244061" w:themeColor="accent1" w:themeShade="80"/>
          <w:sz w:val="18"/>
          <w:szCs w:val="18"/>
        </w:rPr>
      </w:pPr>
      <w:r w:rsidRPr="00C57F59">
        <w:rPr>
          <w:i/>
          <w:color w:val="244061" w:themeColor="accent1" w:themeShade="80"/>
          <w:sz w:val="18"/>
          <w:szCs w:val="18"/>
        </w:rPr>
        <w:t>(</w:t>
      </w:r>
      <w:r>
        <w:rPr>
          <w:i/>
          <w:color w:val="244061" w:themeColor="accent1" w:themeShade="80"/>
          <w:sz w:val="18"/>
          <w:szCs w:val="18"/>
        </w:rPr>
        <w:t>re</w:t>
      </w:r>
      <w:r w:rsidRPr="00C57F59">
        <w:rPr>
          <w:i/>
          <w:color w:val="244061" w:themeColor="accent1" w:themeShade="80"/>
          <w:sz w:val="18"/>
          <w:szCs w:val="18"/>
        </w:rPr>
        <w:t xml:space="preserve"> Object Model</w:t>
      </w:r>
      <w:r>
        <w:rPr>
          <w:i/>
          <w:color w:val="244061" w:themeColor="accent1" w:themeShade="80"/>
          <w:sz w:val="18"/>
          <w:szCs w:val="18"/>
        </w:rPr>
        <w:t xml:space="preserve"> - </w:t>
      </w:r>
      <w:r w:rsidRPr="00C57F59">
        <w:rPr>
          <w:i/>
          <w:color w:val="244061" w:themeColor="accent1" w:themeShade="80"/>
          <w:sz w:val="18"/>
          <w:szCs w:val="18"/>
        </w:rPr>
        <w:t xml:space="preserve">consider the class diagram from your Java assessment.  A class can be designed that will hold applicable data in RAM memory.  A collection of such data classes may be required for a particular program.  A class diagram presenting this collection of data classes, could then be used to clarify or prepare an ERD, so that the tables in a database (that would store the same data on </w:t>
      </w:r>
      <w:r>
        <w:rPr>
          <w:i/>
          <w:color w:val="244061" w:themeColor="accent1" w:themeShade="80"/>
          <w:sz w:val="18"/>
          <w:szCs w:val="18"/>
        </w:rPr>
        <w:t>a HDD/SSD) could be developed.</w:t>
      </w:r>
    </w:p>
    <w:p w14:paraId="0D9F9B70" w14:textId="7FFCB26E" w:rsidR="00C57F59" w:rsidRDefault="00C57F59" w:rsidP="00C57F59">
      <w:pPr>
        <w:pStyle w:val="ListParagraph"/>
        <w:numPr>
          <w:ilvl w:val="0"/>
          <w:numId w:val="25"/>
        </w:numPr>
        <w:tabs>
          <w:tab w:val="left" w:pos="567"/>
        </w:tabs>
        <w:spacing w:line="276" w:lineRule="auto"/>
        <w:rPr>
          <w:i/>
          <w:color w:val="244061" w:themeColor="accent1" w:themeShade="80"/>
          <w:sz w:val="18"/>
          <w:szCs w:val="18"/>
        </w:rPr>
      </w:pPr>
      <w:r>
        <w:rPr>
          <w:i/>
          <w:color w:val="244061" w:themeColor="accent1" w:themeShade="80"/>
          <w:sz w:val="18"/>
          <w:szCs w:val="18"/>
        </w:rPr>
        <w:t>Describe ‘Object Model Design’ and how it might be applicable to the design of a database.</w:t>
      </w:r>
    </w:p>
    <w:p w14:paraId="2E2B8037" w14:textId="77777777" w:rsidR="00C57F59" w:rsidRDefault="00C57F59" w:rsidP="00C57F59">
      <w:pPr>
        <w:pStyle w:val="ListParagraph"/>
        <w:numPr>
          <w:ilvl w:val="0"/>
          <w:numId w:val="25"/>
        </w:numPr>
        <w:tabs>
          <w:tab w:val="left" w:pos="567"/>
        </w:tabs>
        <w:spacing w:line="276" w:lineRule="auto"/>
        <w:rPr>
          <w:i/>
          <w:color w:val="244061" w:themeColor="accent1" w:themeShade="80"/>
          <w:sz w:val="18"/>
          <w:szCs w:val="18"/>
        </w:rPr>
      </w:pPr>
      <w:r>
        <w:rPr>
          <w:i/>
          <w:color w:val="244061" w:themeColor="accent1" w:themeShade="80"/>
          <w:sz w:val="18"/>
          <w:szCs w:val="18"/>
        </w:rPr>
        <w:t>P</w:t>
      </w:r>
      <w:r w:rsidRPr="00C57F59">
        <w:rPr>
          <w:i/>
          <w:color w:val="244061" w:themeColor="accent1" w:themeShade="80"/>
          <w:sz w:val="18"/>
          <w:szCs w:val="18"/>
        </w:rPr>
        <w:t>rovide an example of this, potentially from your current Java or C#.Net assessment</w:t>
      </w:r>
      <w:r>
        <w:rPr>
          <w:i/>
          <w:color w:val="244061" w:themeColor="accent1" w:themeShade="80"/>
          <w:sz w:val="18"/>
          <w:szCs w:val="18"/>
        </w:rPr>
        <w:t>.</w:t>
      </w:r>
    </w:p>
    <w:p w14:paraId="350F9551" w14:textId="55E28FA7" w:rsidR="00AF5BA9" w:rsidRPr="00C57F59" w:rsidRDefault="00C57F59" w:rsidP="00C57F59">
      <w:pPr>
        <w:pStyle w:val="ListParagraph"/>
        <w:numPr>
          <w:ilvl w:val="0"/>
          <w:numId w:val="25"/>
        </w:numPr>
        <w:tabs>
          <w:tab w:val="left" w:pos="567"/>
        </w:tabs>
        <w:spacing w:line="276" w:lineRule="auto"/>
        <w:rPr>
          <w:i/>
          <w:color w:val="244061" w:themeColor="accent1" w:themeShade="80"/>
          <w:sz w:val="18"/>
          <w:szCs w:val="18"/>
        </w:rPr>
      </w:pPr>
      <w:r>
        <w:rPr>
          <w:i/>
          <w:color w:val="244061" w:themeColor="accent1" w:themeShade="80"/>
          <w:sz w:val="18"/>
          <w:szCs w:val="18"/>
        </w:rPr>
        <w:t>Potential reference</w:t>
      </w:r>
      <w:r w:rsidRPr="00254940">
        <w:rPr>
          <w:i/>
          <w:color w:val="244061" w:themeColor="accent1" w:themeShade="80"/>
          <w:sz w:val="18"/>
          <w:szCs w:val="18"/>
        </w:rPr>
        <w:t xml:space="preserve">: </w:t>
      </w:r>
      <w:r>
        <w:rPr>
          <w:i/>
          <w:color w:val="244061" w:themeColor="accent1" w:themeShade="80"/>
          <w:sz w:val="18"/>
          <w:szCs w:val="18"/>
        </w:rPr>
        <w:t>Internet, search for ‘Object Model Design’.)</w:t>
      </w:r>
    </w:p>
    <w:p w14:paraId="31E015CD" w14:textId="77777777" w:rsidR="00AF5BA9" w:rsidRDefault="00AF5BA9" w:rsidP="00A15CE1">
      <w:pPr>
        <w:pBdr>
          <w:top w:val="single" w:sz="4" w:space="1" w:color="auto"/>
          <w:left w:val="single" w:sz="4" w:space="4" w:color="auto"/>
          <w:bottom w:val="single" w:sz="4" w:space="1" w:color="auto"/>
          <w:right w:val="single" w:sz="4" w:space="4" w:color="auto"/>
        </w:pBdr>
      </w:pPr>
    </w:p>
    <w:p w14:paraId="1C1948C1" w14:textId="77777777" w:rsidR="00A15CE1" w:rsidRDefault="00A15CE1" w:rsidP="00A15CE1">
      <w:pPr>
        <w:pBdr>
          <w:top w:val="single" w:sz="4" w:space="1" w:color="auto"/>
          <w:left w:val="single" w:sz="4" w:space="4" w:color="auto"/>
          <w:bottom w:val="single" w:sz="4" w:space="1" w:color="auto"/>
          <w:right w:val="single" w:sz="4" w:space="4" w:color="auto"/>
        </w:pBdr>
      </w:pPr>
    </w:p>
    <w:p w14:paraId="1108C438" w14:textId="77777777" w:rsidR="00A15CE1" w:rsidRDefault="00A15CE1" w:rsidP="00A15CE1">
      <w:pPr>
        <w:pBdr>
          <w:top w:val="single" w:sz="4" w:space="1" w:color="auto"/>
          <w:left w:val="single" w:sz="4" w:space="4" w:color="auto"/>
          <w:bottom w:val="single" w:sz="4" w:space="1" w:color="auto"/>
          <w:right w:val="single" w:sz="4" w:space="4" w:color="auto"/>
        </w:pBdr>
      </w:pPr>
    </w:p>
    <w:p w14:paraId="185C635A" w14:textId="77777777" w:rsidR="00A15CE1" w:rsidRDefault="00A15CE1" w:rsidP="00A15CE1">
      <w:pPr>
        <w:pBdr>
          <w:top w:val="single" w:sz="4" w:space="1" w:color="auto"/>
          <w:left w:val="single" w:sz="4" w:space="4" w:color="auto"/>
          <w:bottom w:val="single" w:sz="4" w:space="1" w:color="auto"/>
          <w:right w:val="single" w:sz="4" w:space="4" w:color="auto"/>
        </w:pBdr>
      </w:pPr>
    </w:p>
    <w:p w14:paraId="2B5C205B" w14:textId="77777777" w:rsidR="00A15CE1" w:rsidRDefault="00A15CE1" w:rsidP="00A15CE1">
      <w:pPr>
        <w:pBdr>
          <w:top w:val="single" w:sz="4" w:space="1" w:color="auto"/>
          <w:left w:val="single" w:sz="4" w:space="4" w:color="auto"/>
          <w:bottom w:val="single" w:sz="4" w:space="1" w:color="auto"/>
          <w:right w:val="single" w:sz="4" w:space="4" w:color="auto"/>
        </w:pBdr>
      </w:pPr>
    </w:p>
    <w:p w14:paraId="0852006E" w14:textId="77777777" w:rsidR="00A15CE1" w:rsidRDefault="00A15CE1" w:rsidP="00A15CE1">
      <w:pPr>
        <w:pBdr>
          <w:top w:val="single" w:sz="4" w:space="1" w:color="auto"/>
          <w:left w:val="single" w:sz="4" w:space="4" w:color="auto"/>
          <w:bottom w:val="single" w:sz="4" w:space="1" w:color="auto"/>
          <w:right w:val="single" w:sz="4" w:space="4" w:color="auto"/>
        </w:pBdr>
      </w:pPr>
    </w:p>
    <w:p w14:paraId="4CE7265F" w14:textId="77777777" w:rsidR="00A15CE1" w:rsidRPr="00A15CE1" w:rsidRDefault="00A15CE1" w:rsidP="00A15CE1">
      <w:pPr>
        <w:pBdr>
          <w:top w:val="single" w:sz="4" w:space="1" w:color="auto"/>
          <w:left w:val="single" w:sz="4" w:space="4" w:color="auto"/>
          <w:bottom w:val="single" w:sz="4" w:space="1" w:color="auto"/>
          <w:right w:val="single" w:sz="4" w:space="4" w:color="auto"/>
        </w:pBdr>
      </w:pPr>
    </w:p>
    <w:p w14:paraId="6C240671" w14:textId="77777777" w:rsidR="00AF5BA9" w:rsidRPr="00A15CE1" w:rsidRDefault="00AF5BA9" w:rsidP="00AF5BA9">
      <w:pPr>
        <w:rPr>
          <w:rFonts w:asciiTheme="majorHAnsi" w:eastAsia="Times New Roman" w:hAnsiTheme="majorHAnsi" w:cstheme="majorHAnsi"/>
          <w:kern w:val="0"/>
          <w:szCs w:val="22"/>
          <w:lang w:eastAsia="en-US" w:bidi="ar-SA"/>
        </w:rPr>
      </w:pPr>
    </w:p>
    <w:p w14:paraId="3D18202D" w14:textId="77EC728D" w:rsidR="00AF5BA9" w:rsidRPr="006B1BFC" w:rsidRDefault="00AF5BA9" w:rsidP="00AF5BA9">
      <w:pPr>
        <w:pStyle w:val="ListParagraph"/>
        <w:numPr>
          <w:ilvl w:val="0"/>
          <w:numId w:val="22"/>
        </w:numPr>
        <w:tabs>
          <w:tab w:val="left" w:pos="567"/>
        </w:tabs>
        <w:spacing w:line="276" w:lineRule="auto"/>
      </w:pPr>
      <w:r w:rsidRPr="006B1BFC">
        <w:t>Explain the terms “vertical scalability” and “horizontal scalability”. (50 words)</w:t>
      </w:r>
      <w:r w:rsidR="00C57F59">
        <w:t xml:space="preserve">  </w:t>
      </w:r>
      <w:r w:rsidR="00C57F59" w:rsidRPr="00254940">
        <w:rPr>
          <w:i/>
          <w:color w:val="244061" w:themeColor="accent1" w:themeShade="80"/>
          <w:sz w:val="18"/>
          <w:szCs w:val="18"/>
        </w:rPr>
        <w:t>(</w:t>
      </w:r>
      <w:r w:rsidR="00C57F59">
        <w:rPr>
          <w:i/>
          <w:color w:val="244061" w:themeColor="accent1" w:themeShade="80"/>
          <w:sz w:val="18"/>
          <w:szCs w:val="18"/>
        </w:rPr>
        <w:t>Potential reference</w:t>
      </w:r>
      <w:r w:rsidR="00C57F59" w:rsidRPr="00254940">
        <w:rPr>
          <w:i/>
          <w:color w:val="244061" w:themeColor="accent1" w:themeShade="80"/>
          <w:sz w:val="18"/>
          <w:szCs w:val="18"/>
        </w:rPr>
        <w:t>: Learner Guide</w:t>
      </w:r>
      <w:r w:rsidR="00C57F59">
        <w:rPr>
          <w:i/>
          <w:color w:val="244061" w:themeColor="accent1" w:themeShade="80"/>
          <w:sz w:val="18"/>
          <w:szCs w:val="18"/>
        </w:rPr>
        <w:t>.)</w:t>
      </w:r>
    </w:p>
    <w:p w14:paraId="3DFEC041" w14:textId="77777777" w:rsidR="00A15CE1" w:rsidRDefault="00A15CE1" w:rsidP="00A15CE1">
      <w:pPr>
        <w:pBdr>
          <w:top w:val="single" w:sz="4" w:space="1" w:color="auto"/>
          <w:left w:val="single" w:sz="4" w:space="4" w:color="auto"/>
          <w:bottom w:val="single" w:sz="4" w:space="1" w:color="auto"/>
          <w:right w:val="single" w:sz="4" w:space="4" w:color="auto"/>
        </w:pBdr>
        <w:tabs>
          <w:tab w:val="right" w:leader="dot" w:pos="10206"/>
        </w:tabs>
        <w:jc w:val="both"/>
        <w:rPr>
          <w:rFonts w:asciiTheme="majorHAnsi" w:eastAsia="Times New Roman" w:hAnsiTheme="majorHAnsi" w:cstheme="majorHAnsi"/>
          <w:kern w:val="0"/>
          <w:szCs w:val="22"/>
          <w:lang w:eastAsia="en-US" w:bidi="ar-SA"/>
        </w:rPr>
      </w:pPr>
    </w:p>
    <w:p w14:paraId="1358D567" w14:textId="77777777" w:rsidR="00A15CE1" w:rsidRDefault="00A15CE1" w:rsidP="00A15CE1">
      <w:pPr>
        <w:pBdr>
          <w:top w:val="single" w:sz="4" w:space="1" w:color="auto"/>
          <w:left w:val="single" w:sz="4" w:space="4" w:color="auto"/>
          <w:bottom w:val="single" w:sz="4" w:space="1" w:color="auto"/>
          <w:right w:val="single" w:sz="4" w:space="4" w:color="auto"/>
        </w:pBdr>
        <w:tabs>
          <w:tab w:val="right" w:leader="dot" w:pos="10206"/>
        </w:tabs>
        <w:jc w:val="both"/>
        <w:rPr>
          <w:rFonts w:asciiTheme="majorHAnsi" w:eastAsia="Times New Roman" w:hAnsiTheme="majorHAnsi" w:cstheme="majorHAnsi"/>
          <w:kern w:val="0"/>
          <w:szCs w:val="22"/>
          <w:lang w:eastAsia="en-US" w:bidi="ar-SA"/>
        </w:rPr>
      </w:pPr>
    </w:p>
    <w:p w14:paraId="51FF920E" w14:textId="77777777" w:rsidR="00A15CE1" w:rsidRDefault="00A15CE1" w:rsidP="00A15CE1">
      <w:pPr>
        <w:pBdr>
          <w:top w:val="single" w:sz="4" w:space="1" w:color="auto"/>
          <w:left w:val="single" w:sz="4" w:space="4" w:color="auto"/>
          <w:bottom w:val="single" w:sz="4" w:space="1" w:color="auto"/>
          <w:right w:val="single" w:sz="4" w:space="4" w:color="auto"/>
        </w:pBdr>
        <w:tabs>
          <w:tab w:val="right" w:leader="dot" w:pos="10206"/>
        </w:tabs>
        <w:jc w:val="both"/>
        <w:rPr>
          <w:rFonts w:asciiTheme="majorHAnsi" w:eastAsia="Times New Roman" w:hAnsiTheme="majorHAnsi" w:cstheme="majorHAnsi"/>
          <w:kern w:val="0"/>
          <w:szCs w:val="22"/>
          <w:lang w:eastAsia="en-US" w:bidi="ar-SA"/>
        </w:rPr>
      </w:pPr>
    </w:p>
    <w:p w14:paraId="5493016B" w14:textId="77777777" w:rsidR="00A15CE1" w:rsidRDefault="00A15CE1" w:rsidP="00A15CE1">
      <w:pPr>
        <w:pBdr>
          <w:top w:val="single" w:sz="4" w:space="1" w:color="auto"/>
          <w:left w:val="single" w:sz="4" w:space="4" w:color="auto"/>
          <w:bottom w:val="single" w:sz="4" w:space="1" w:color="auto"/>
          <w:right w:val="single" w:sz="4" w:space="4" w:color="auto"/>
        </w:pBdr>
        <w:tabs>
          <w:tab w:val="right" w:leader="dot" w:pos="10206"/>
        </w:tabs>
        <w:jc w:val="both"/>
        <w:rPr>
          <w:rFonts w:asciiTheme="majorHAnsi" w:eastAsia="Times New Roman" w:hAnsiTheme="majorHAnsi" w:cstheme="majorHAnsi"/>
          <w:kern w:val="0"/>
          <w:szCs w:val="22"/>
          <w:lang w:eastAsia="en-US" w:bidi="ar-SA"/>
        </w:rPr>
      </w:pPr>
    </w:p>
    <w:p w14:paraId="26AA5A03" w14:textId="77777777" w:rsidR="00A15CE1" w:rsidRDefault="00A15CE1" w:rsidP="00A15CE1">
      <w:pPr>
        <w:pBdr>
          <w:top w:val="single" w:sz="4" w:space="1" w:color="auto"/>
          <w:left w:val="single" w:sz="4" w:space="4" w:color="auto"/>
          <w:bottom w:val="single" w:sz="4" w:space="1" w:color="auto"/>
          <w:right w:val="single" w:sz="4" w:space="4" w:color="auto"/>
        </w:pBdr>
        <w:tabs>
          <w:tab w:val="right" w:leader="dot" w:pos="10206"/>
        </w:tabs>
        <w:jc w:val="both"/>
        <w:rPr>
          <w:rFonts w:asciiTheme="majorHAnsi" w:eastAsia="Times New Roman" w:hAnsiTheme="majorHAnsi" w:cstheme="majorHAnsi"/>
          <w:kern w:val="0"/>
          <w:szCs w:val="22"/>
          <w:lang w:eastAsia="en-US" w:bidi="ar-SA"/>
        </w:rPr>
      </w:pPr>
    </w:p>
    <w:p w14:paraId="704BED65" w14:textId="77777777" w:rsidR="00A15CE1" w:rsidRPr="00A15CE1" w:rsidRDefault="00A15CE1" w:rsidP="00A15CE1">
      <w:pPr>
        <w:pBdr>
          <w:top w:val="single" w:sz="4" w:space="1" w:color="auto"/>
          <w:left w:val="single" w:sz="4" w:space="4" w:color="auto"/>
          <w:bottom w:val="single" w:sz="4" w:space="1" w:color="auto"/>
          <w:right w:val="single" w:sz="4" w:space="4" w:color="auto"/>
        </w:pBdr>
        <w:tabs>
          <w:tab w:val="right" w:leader="dot" w:pos="10206"/>
        </w:tabs>
        <w:jc w:val="both"/>
        <w:rPr>
          <w:rFonts w:asciiTheme="majorHAnsi" w:eastAsia="Times New Roman" w:hAnsiTheme="majorHAnsi" w:cstheme="majorHAnsi"/>
          <w:kern w:val="0"/>
          <w:szCs w:val="22"/>
          <w:lang w:eastAsia="en-US" w:bidi="ar-SA"/>
        </w:rPr>
      </w:pPr>
    </w:p>
    <w:p w14:paraId="71224D7C" w14:textId="77777777" w:rsidR="00A15CE1" w:rsidRPr="00A15CE1" w:rsidRDefault="00A15CE1" w:rsidP="00AF5BA9">
      <w:pPr>
        <w:tabs>
          <w:tab w:val="right" w:leader="dot" w:pos="10206"/>
        </w:tabs>
        <w:jc w:val="both"/>
        <w:rPr>
          <w:rFonts w:asciiTheme="majorHAnsi" w:eastAsia="Times New Roman" w:hAnsiTheme="majorHAnsi" w:cstheme="majorHAnsi"/>
          <w:kern w:val="0"/>
          <w:szCs w:val="22"/>
          <w:lang w:eastAsia="en-US" w:bidi="ar-SA"/>
        </w:rPr>
      </w:pPr>
    </w:p>
    <w:p w14:paraId="4C4EFFE7" w14:textId="2BDF2066" w:rsidR="00AF5BA9" w:rsidRDefault="00AF5BA9" w:rsidP="009214DE">
      <w:pPr>
        <w:pStyle w:val="Heading2"/>
        <w:rPr>
          <w:rFonts w:eastAsia="Times New Roman"/>
          <w:lang w:eastAsia="en-US" w:bidi="ar-SA"/>
        </w:rPr>
      </w:pPr>
      <w:r>
        <w:rPr>
          <w:rFonts w:eastAsia="Times New Roman"/>
          <w:lang w:eastAsia="en-US" w:bidi="ar-SA"/>
        </w:rPr>
        <w:t>References</w:t>
      </w:r>
      <w:r w:rsidR="00A15CE1">
        <w:rPr>
          <w:rFonts w:eastAsia="Times New Roman"/>
          <w:lang w:eastAsia="en-US" w:bidi="ar-SA"/>
        </w:rPr>
        <w:t>:</w:t>
      </w:r>
    </w:p>
    <w:p w14:paraId="44F385BB" w14:textId="77777777" w:rsidR="00C57F59" w:rsidRDefault="00C57F59" w:rsidP="00C57F59">
      <w:pPr>
        <w:rPr>
          <w:lang w:eastAsia="en-US" w:bidi="ar-SA"/>
        </w:rPr>
      </w:pPr>
    </w:p>
    <w:p w14:paraId="483DC5EA" w14:textId="6A48D58E" w:rsidR="007315F4" w:rsidRDefault="00C57F59" w:rsidP="007315F4">
      <w:pPr>
        <w:pStyle w:val="ListParagraph"/>
        <w:numPr>
          <w:ilvl w:val="0"/>
          <w:numId w:val="26"/>
        </w:numPr>
        <w:rPr>
          <w:i/>
          <w:color w:val="244061" w:themeColor="accent1" w:themeShade="80"/>
          <w:sz w:val="18"/>
          <w:szCs w:val="18"/>
        </w:rPr>
      </w:pPr>
      <w:r w:rsidRPr="007315F4">
        <w:rPr>
          <w:i/>
          <w:color w:val="244061" w:themeColor="accent1" w:themeShade="80"/>
          <w:sz w:val="18"/>
          <w:szCs w:val="18"/>
        </w:rPr>
        <w:t>Don’t forget to add the Learner Guide</w:t>
      </w:r>
      <w:r w:rsidR="007315F4">
        <w:rPr>
          <w:i/>
          <w:color w:val="244061" w:themeColor="accent1" w:themeShade="80"/>
          <w:sz w:val="18"/>
          <w:szCs w:val="18"/>
        </w:rPr>
        <w:t xml:space="preserve"> as a reference.</w:t>
      </w:r>
    </w:p>
    <w:p w14:paraId="7CE846D9" w14:textId="272BA39A" w:rsidR="00C57F59" w:rsidRPr="007315F4" w:rsidRDefault="007315F4" w:rsidP="007315F4">
      <w:pPr>
        <w:pStyle w:val="ListParagraph"/>
        <w:numPr>
          <w:ilvl w:val="0"/>
          <w:numId w:val="26"/>
        </w:numPr>
        <w:rPr>
          <w:i/>
          <w:color w:val="244061" w:themeColor="accent1" w:themeShade="80"/>
          <w:sz w:val="18"/>
          <w:szCs w:val="18"/>
        </w:rPr>
      </w:pPr>
      <w:r>
        <w:rPr>
          <w:i/>
          <w:color w:val="244061" w:themeColor="accent1" w:themeShade="80"/>
          <w:sz w:val="18"/>
          <w:szCs w:val="18"/>
        </w:rPr>
        <w:t>Provide references for all</w:t>
      </w:r>
      <w:r w:rsidR="00C57F59" w:rsidRPr="007315F4">
        <w:rPr>
          <w:i/>
          <w:color w:val="244061" w:themeColor="accent1" w:themeShade="80"/>
          <w:sz w:val="18"/>
          <w:szCs w:val="18"/>
        </w:rPr>
        <w:t xml:space="preserve"> sources you have used from the Internet.</w:t>
      </w:r>
    </w:p>
    <w:p w14:paraId="4D5E302C" w14:textId="4EB28AFF" w:rsidR="00C57F59" w:rsidRPr="007315F4" w:rsidRDefault="007315F4" w:rsidP="007315F4">
      <w:pPr>
        <w:pStyle w:val="ListParagraph"/>
        <w:numPr>
          <w:ilvl w:val="0"/>
          <w:numId w:val="26"/>
        </w:numPr>
        <w:rPr>
          <w:i/>
          <w:color w:val="244061" w:themeColor="accent1" w:themeShade="80"/>
          <w:sz w:val="18"/>
          <w:szCs w:val="18"/>
        </w:rPr>
      </w:pPr>
      <w:r w:rsidRPr="007315F4">
        <w:rPr>
          <w:i/>
          <w:color w:val="244061" w:themeColor="accent1" w:themeShade="80"/>
          <w:sz w:val="18"/>
          <w:szCs w:val="18"/>
        </w:rPr>
        <w:t>Use an appropriate referencing style such as</w:t>
      </w:r>
      <w:r>
        <w:t xml:space="preserve"> </w:t>
      </w:r>
      <w:r w:rsidRPr="007315F4">
        <w:rPr>
          <w:rStyle w:val="Hyperlink"/>
          <w:i/>
          <w:sz w:val="18"/>
          <w:szCs w:val="18"/>
        </w:rPr>
        <w:t>HarvardGenerator</w:t>
      </w:r>
      <w:r w:rsidRPr="007315F4">
        <w:rPr>
          <w:i/>
          <w:color w:val="244061" w:themeColor="accent1" w:themeShade="80"/>
          <w:sz w:val="18"/>
          <w:szCs w:val="18"/>
        </w:rPr>
        <w:t>.</w:t>
      </w:r>
    </w:p>
    <w:p w14:paraId="0439E044" w14:textId="77777777" w:rsidR="00C57F59" w:rsidRDefault="00C57F59" w:rsidP="00C57F59">
      <w:pPr>
        <w:rPr>
          <w:lang w:eastAsia="en-US" w:bidi="ar-SA"/>
        </w:rPr>
      </w:pPr>
    </w:p>
    <w:p w14:paraId="503016D9" w14:textId="77777777" w:rsidR="007315F4" w:rsidRDefault="007315F4" w:rsidP="00C57F59">
      <w:pPr>
        <w:rPr>
          <w:lang w:eastAsia="en-US" w:bidi="ar-SA"/>
        </w:rPr>
      </w:pPr>
    </w:p>
    <w:p w14:paraId="3B5D5291" w14:textId="77777777" w:rsidR="00C57F59" w:rsidRDefault="00C57F59" w:rsidP="00C57F59">
      <w:pPr>
        <w:rPr>
          <w:lang w:eastAsia="en-US" w:bidi="ar-SA"/>
        </w:rPr>
      </w:pPr>
    </w:p>
    <w:p w14:paraId="0635518E" w14:textId="77777777" w:rsidR="00C57F59" w:rsidRPr="00C57F59" w:rsidRDefault="00C57F59" w:rsidP="00C57F59">
      <w:pPr>
        <w:rPr>
          <w:lang w:eastAsia="en-US" w:bidi="ar-SA"/>
        </w:rPr>
      </w:pPr>
    </w:p>
    <w:sectPr w:rsidR="00C57F59" w:rsidRPr="00C57F59" w:rsidSect="002B7303">
      <w:headerReference w:type="even" r:id="rId16"/>
      <w:headerReference w:type="default" r:id="rId17"/>
      <w:footerReference w:type="even" r:id="rId18"/>
      <w:footerReference w:type="default" r:id="rId19"/>
      <w:headerReference w:type="first" r:id="rId20"/>
      <w:footerReference w:type="first" r:id="rId21"/>
      <w:type w:val="continuous"/>
      <w:pgSz w:w="11906" w:h="16838"/>
      <w:pgMar w:top="851" w:right="851" w:bottom="851" w:left="851" w:header="431" w:footer="72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98FE8F" w14:textId="77777777" w:rsidR="007A3614" w:rsidRDefault="007A3614" w:rsidP="007026C1">
      <w:r>
        <w:separator/>
      </w:r>
    </w:p>
  </w:endnote>
  <w:endnote w:type="continuationSeparator" w:id="0">
    <w:p w14:paraId="1918E12F" w14:textId="77777777" w:rsidR="007A3614" w:rsidRDefault="007A3614" w:rsidP="00702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w:altName w:val="Book Antiqua"/>
    <w:charset w:val="4D"/>
    <w:family w:val="auto"/>
    <w:pitch w:val="variable"/>
    <w:sig w:usb0="A00002FF" w:usb1="7800205A" w:usb2="14600000" w:usb3="00000000" w:csb0="00000193"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8056C4" w14:textId="77777777" w:rsidR="004C0458" w:rsidRDefault="004C045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A8AF" w14:textId="0B7596A3" w:rsidR="004C0458" w:rsidRPr="00D926CA" w:rsidRDefault="004C0458" w:rsidP="00D926CA">
    <w:pPr>
      <w:pStyle w:val="Footer"/>
      <w:tabs>
        <w:tab w:val="clear" w:pos="4513"/>
        <w:tab w:val="clear" w:pos="9026"/>
        <w:tab w:val="right" w:pos="10206"/>
      </w:tabs>
      <w:rPr>
        <w:rFonts w:cs="Arial"/>
        <w:kern w:val="2"/>
        <w:sz w:val="14"/>
        <w:szCs w:val="14"/>
      </w:rPr>
    </w:pPr>
    <w:r w:rsidRPr="00561F42">
      <w:rPr>
        <w:rFonts w:asciiTheme="majorHAnsi" w:hAnsiTheme="majorHAnsi" w:cstheme="majorHAnsi"/>
        <w:szCs w:val="16"/>
      </w:rPr>
      <w:t>123 TMP E</w:t>
    </w:r>
    <w:r>
      <w:rPr>
        <w:rFonts w:cs="Arial"/>
        <w:szCs w:val="16"/>
      </w:rPr>
      <w:t xml:space="preserve"> – </w:t>
    </w:r>
    <w:r w:rsidRPr="00561F42">
      <w:rPr>
        <w:rFonts w:asciiTheme="majorHAnsi" w:hAnsiTheme="majorHAnsi" w:cstheme="majorHAnsi"/>
        <w:szCs w:val="16"/>
      </w:rPr>
      <w:t xml:space="preserve">Assessment </w:t>
    </w:r>
    <w:r>
      <w:rPr>
        <w:rFonts w:asciiTheme="majorHAnsi" w:hAnsiTheme="majorHAnsi" w:cstheme="majorHAnsi"/>
        <w:szCs w:val="16"/>
      </w:rPr>
      <w:t>Template –</w:t>
    </w:r>
    <w:r w:rsidRPr="00561F42">
      <w:rPr>
        <w:rFonts w:asciiTheme="majorHAnsi" w:hAnsiTheme="majorHAnsi" w:cstheme="majorHAnsi"/>
        <w:szCs w:val="16"/>
      </w:rPr>
      <w:t xml:space="preserve"> Written</w:t>
    </w:r>
    <w:r>
      <w:rPr>
        <w:rFonts w:asciiTheme="majorHAnsi" w:hAnsiTheme="majorHAnsi" w:cstheme="majorHAnsi"/>
        <w:szCs w:val="16"/>
      </w:rPr>
      <w:t xml:space="preserve"> v1.5 (04/11/2020)</w:t>
    </w:r>
    <w:r>
      <w:rPr>
        <w:rFonts w:asciiTheme="majorHAnsi" w:hAnsiTheme="majorHAnsi" w:cstheme="majorHAnsi"/>
        <w:szCs w:val="16"/>
      </w:rPr>
      <w:tab/>
    </w:r>
    <w:r w:rsidRPr="009717D6">
      <w:rPr>
        <w:rFonts w:asciiTheme="majorHAnsi" w:hAnsiTheme="majorHAnsi" w:cstheme="majorHAnsi"/>
        <w:szCs w:val="16"/>
      </w:rPr>
      <w:t xml:space="preserve">Page </w:t>
    </w:r>
    <w:r w:rsidRPr="009717D6">
      <w:rPr>
        <w:rFonts w:asciiTheme="majorHAnsi" w:hAnsiTheme="majorHAnsi" w:cstheme="majorHAnsi"/>
        <w:szCs w:val="16"/>
      </w:rPr>
      <w:fldChar w:fldCharType="begin"/>
    </w:r>
    <w:r w:rsidRPr="009717D6">
      <w:rPr>
        <w:rFonts w:asciiTheme="majorHAnsi" w:hAnsiTheme="majorHAnsi" w:cstheme="majorHAnsi"/>
        <w:szCs w:val="16"/>
      </w:rPr>
      <w:instrText xml:space="preserve"> PAGE  \* Arabic  \* MERGEFORMAT </w:instrText>
    </w:r>
    <w:r w:rsidRPr="009717D6">
      <w:rPr>
        <w:rFonts w:asciiTheme="majorHAnsi" w:hAnsiTheme="majorHAnsi" w:cstheme="majorHAnsi"/>
        <w:szCs w:val="16"/>
      </w:rPr>
      <w:fldChar w:fldCharType="separate"/>
    </w:r>
    <w:r w:rsidR="008B1A1F">
      <w:rPr>
        <w:rFonts w:asciiTheme="majorHAnsi" w:hAnsiTheme="majorHAnsi" w:cstheme="majorHAnsi"/>
        <w:noProof/>
        <w:szCs w:val="16"/>
      </w:rPr>
      <w:t>4</w:t>
    </w:r>
    <w:r w:rsidRPr="009717D6">
      <w:rPr>
        <w:rFonts w:asciiTheme="majorHAnsi" w:hAnsiTheme="majorHAnsi" w:cstheme="majorHAnsi"/>
        <w:szCs w:val="16"/>
      </w:rPr>
      <w:fldChar w:fldCharType="end"/>
    </w:r>
    <w:r w:rsidRPr="009717D6">
      <w:rPr>
        <w:rFonts w:asciiTheme="majorHAnsi" w:hAnsiTheme="majorHAnsi" w:cstheme="majorHAnsi"/>
        <w:szCs w:val="16"/>
      </w:rPr>
      <w:t xml:space="preserve"> of </w:t>
    </w:r>
    <w:r w:rsidRPr="009717D6">
      <w:rPr>
        <w:rFonts w:asciiTheme="majorHAnsi" w:hAnsiTheme="majorHAnsi" w:cstheme="majorHAnsi"/>
        <w:szCs w:val="16"/>
      </w:rPr>
      <w:fldChar w:fldCharType="begin"/>
    </w:r>
    <w:r w:rsidRPr="009717D6">
      <w:rPr>
        <w:rFonts w:asciiTheme="majorHAnsi" w:hAnsiTheme="majorHAnsi" w:cstheme="majorHAnsi"/>
        <w:szCs w:val="16"/>
      </w:rPr>
      <w:instrText xml:space="preserve"> NUMPAGES  \* Arabic  \* MERGEFORMAT </w:instrText>
    </w:r>
    <w:r w:rsidRPr="009717D6">
      <w:rPr>
        <w:rFonts w:asciiTheme="majorHAnsi" w:hAnsiTheme="majorHAnsi" w:cstheme="majorHAnsi"/>
        <w:szCs w:val="16"/>
      </w:rPr>
      <w:fldChar w:fldCharType="separate"/>
    </w:r>
    <w:r w:rsidR="008B1A1F">
      <w:rPr>
        <w:rFonts w:asciiTheme="majorHAnsi" w:hAnsiTheme="majorHAnsi" w:cstheme="majorHAnsi"/>
        <w:noProof/>
        <w:szCs w:val="16"/>
      </w:rPr>
      <w:t>11</w:t>
    </w:r>
    <w:r w:rsidRPr="009717D6">
      <w:rPr>
        <w:rFonts w:asciiTheme="majorHAnsi" w:hAnsiTheme="majorHAnsi" w:cstheme="majorHAnsi"/>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A8BA" w14:textId="607EA288" w:rsidR="004C0458" w:rsidRPr="00561F42" w:rsidRDefault="004C0458" w:rsidP="00D926CA">
    <w:pPr>
      <w:pStyle w:val="Footer"/>
      <w:tabs>
        <w:tab w:val="clear" w:pos="4513"/>
        <w:tab w:val="clear" w:pos="9026"/>
        <w:tab w:val="right" w:pos="10206"/>
      </w:tabs>
      <w:rPr>
        <w:rFonts w:cs="Arial"/>
        <w:kern w:val="2"/>
        <w:sz w:val="14"/>
        <w:szCs w:val="14"/>
      </w:rPr>
    </w:pPr>
    <w:r w:rsidRPr="00561F42">
      <w:rPr>
        <w:rFonts w:asciiTheme="majorHAnsi" w:hAnsiTheme="majorHAnsi" w:cstheme="majorHAnsi"/>
        <w:szCs w:val="16"/>
      </w:rPr>
      <w:t>123 TMP E</w:t>
    </w:r>
    <w:r>
      <w:rPr>
        <w:rFonts w:cs="Arial"/>
        <w:szCs w:val="16"/>
      </w:rPr>
      <w:t xml:space="preserve"> – </w:t>
    </w:r>
    <w:r w:rsidRPr="00561F42">
      <w:rPr>
        <w:rFonts w:asciiTheme="majorHAnsi" w:hAnsiTheme="majorHAnsi" w:cstheme="majorHAnsi"/>
        <w:szCs w:val="16"/>
      </w:rPr>
      <w:t xml:space="preserve">Assessment </w:t>
    </w:r>
    <w:r>
      <w:rPr>
        <w:rFonts w:asciiTheme="majorHAnsi" w:hAnsiTheme="majorHAnsi" w:cstheme="majorHAnsi"/>
        <w:szCs w:val="16"/>
      </w:rPr>
      <w:t>Template –</w:t>
    </w:r>
    <w:r w:rsidRPr="00561F42">
      <w:rPr>
        <w:rFonts w:asciiTheme="majorHAnsi" w:hAnsiTheme="majorHAnsi" w:cstheme="majorHAnsi"/>
        <w:szCs w:val="16"/>
      </w:rPr>
      <w:t xml:space="preserve"> Written</w:t>
    </w:r>
    <w:r>
      <w:rPr>
        <w:rFonts w:asciiTheme="majorHAnsi" w:hAnsiTheme="majorHAnsi" w:cstheme="majorHAnsi"/>
        <w:szCs w:val="16"/>
      </w:rPr>
      <w:t xml:space="preserve"> v1.5 (04/11/2020)</w:t>
    </w:r>
    <w:r>
      <w:rPr>
        <w:rFonts w:asciiTheme="majorHAnsi" w:hAnsiTheme="majorHAnsi" w:cstheme="majorHAnsi"/>
        <w:szCs w:val="16"/>
      </w:rPr>
      <w:tab/>
    </w:r>
    <w:r w:rsidRPr="009717D6">
      <w:rPr>
        <w:rFonts w:asciiTheme="majorHAnsi" w:hAnsiTheme="majorHAnsi" w:cstheme="majorHAnsi"/>
        <w:szCs w:val="16"/>
      </w:rPr>
      <w:t xml:space="preserve">Page </w:t>
    </w:r>
    <w:r w:rsidRPr="009717D6">
      <w:rPr>
        <w:rFonts w:asciiTheme="majorHAnsi" w:hAnsiTheme="majorHAnsi" w:cstheme="majorHAnsi"/>
        <w:szCs w:val="16"/>
      </w:rPr>
      <w:fldChar w:fldCharType="begin"/>
    </w:r>
    <w:r w:rsidRPr="009717D6">
      <w:rPr>
        <w:rFonts w:asciiTheme="majorHAnsi" w:hAnsiTheme="majorHAnsi" w:cstheme="majorHAnsi"/>
        <w:szCs w:val="16"/>
      </w:rPr>
      <w:instrText xml:space="preserve"> PAGE  \* Arabic  \* MERGEFORMAT </w:instrText>
    </w:r>
    <w:r w:rsidRPr="009717D6">
      <w:rPr>
        <w:rFonts w:asciiTheme="majorHAnsi" w:hAnsiTheme="majorHAnsi" w:cstheme="majorHAnsi"/>
        <w:szCs w:val="16"/>
      </w:rPr>
      <w:fldChar w:fldCharType="separate"/>
    </w:r>
    <w:r w:rsidR="008B1A1F">
      <w:rPr>
        <w:rFonts w:asciiTheme="majorHAnsi" w:hAnsiTheme="majorHAnsi" w:cstheme="majorHAnsi"/>
        <w:noProof/>
        <w:szCs w:val="16"/>
      </w:rPr>
      <w:t>1</w:t>
    </w:r>
    <w:r w:rsidRPr="009717D6">
      <w:rPr>
        <w:rFonts w:asciiTheme="majorHAnsi" w:hAnsiTheme="majorHAnsi" w:cstheme="majorHAnsi"/>
        <w:szCs w:val="16"/>
      </w:rPr>
      <w:fldChar w:fldCharType="end"/>
    </w:r>
    <w:r w:rsidRPr="009717D6">
      <w:rPr>
        <w:rFonts w:asciiTheme="majorHAnsi" w:hAnsiTheme="majorHAnsi" w:cstheme="majorHAnsi"/>
        <w:szCs w:val="16"/>
      </w:rPr>
      <w:t xml:space="preserve"> of </w:t>
    </w:r>
    <w:r w:rsidRPr="009717D6">
      <w:rPr>
        <w:rFonts w:asciiTheme="majorHAnsi" w:hAnsiTheme="majorHAnsi" w:cstheme="majorHAnsi"/>
        <w:szCs w:val="16"/>
      </w:rPr>
      <w:fldChar w:fldCharType="begin"/>
    </w:r>
    <w:r w:rsidRPr="009717D6">
      <w:rPr>
        <w:rFonts w:asciiTheme="majorHAnsi" w:hAnsiTheme="majorHAnsi" w:cstheme="majorHAnsi"/>
        <w:szCs w:val="16"/>
      </w:rPr>
      <w:instrText xml:space="preserve"> NUMPAGES  \* Arabic  \* MERGEFORMAT </w:instrText>
    </w:r>
    <w:r w:rsidRPr="009717D6">
      <w:rPr>
        <w:rFonts w:asciiTheme="majorHAnsi" w:hAnsiTheme="majorHAnsi" w:cstheme="majorHAnsi"/>
        <w:szCs w:val="16"/>
      </w:rPr>
      <w:fldChar w:fldCharType="separate"/>
    </w:r>
    <w:r w:rsidR="008B1A1F">
      <w:rPr>
        <w:rFonts w:asciiTheme="majorHAnsi" w:hAnsiTheme="majorHAnsi" w:cstheme="majorHAnsi"/>
        <w:noProof/>
        <w:szCs w:val="16"/>
      </w:rPr>
      <w:t>11</w:t>
    </w:r>
    <w:r w:rsidRPr="009717D6">
      <w:rPr>
        <w:rFonts w:asciiTheme="majorHAnsi" w:hAnsiTheme="majorHAnsi" w:cstheme="majorHAnsi"/>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F636AE" w14:textId="77777777" w:rsidR="007A3614" w:rsidRDefault="007A3614" w:rsidP="007026C1">
      <w:r>
        <w:separator/>
      </w:r>
    </w:p>
  </w:footnote>
  <w:footnote w:type="continuationSeparator" w:id="0">
    <w:p w14:paraId="2A6C426B" w14:textId="77777777" w:rsidR="007A3614" w:rsidRDefault="007A3614" w:rsidP="007026C1">
      <w:r>
        <w:continuationSeparator/>
      </w:r>
    </w:p>
  </w:footnote>
  <w:footnote w:id="1">
    <w:p w14:paraId="1F5F2B8A" w14:textId="77777777" w:rsidR="004C0458" w:rsidRDefault="004C0458" w:rsidP="006E5AA2">
      <w:pPr>
        <w:pStyle w:val="FootnoteText"/>
      </w:pPr>
      <w:r>
        <w:rPr>
          <w:rStyle w:val="FootnoteReference"/>
        </w:rPr>
        <w:footnoteRef/>
      </w:r>
      <w:r>
        <w:t xml:space="preserve"> </w:t>
      </w:r>
      <w:hyperlink r:id="rId1" w:history="1">
        <w:r>
          <w:rPr>
            <w:rStyle w:val="Hyperlink"/>
          </w:rPr>
          <w:t>https://www.harvardgenerator.com/references/website</w:t>
        </w:r>
      </w:hyperlink>
    </w:p>
  </w:footnote>
  <w:footnote w:id="2">
    <w:p w14:paraId="5A568221" w14:textId="77777777" w:rsidR="004C0458" w:rsidRDefault="004C0458" w:rsidP="00AF5BA9">
      <w:pPr>
        <w:pStyle w:val="FootnoteText"/>
      </w:pPr>
      <w:r>
        <w:rPr>
          <w:rStyle w:val="FootnoteReference"/>
        </w:rPr>
        <w:footnoteRef/>
      </w:r>
      <w:r>
        <w:t xml:space="preserve"> </w:t>
      </w:r>
      <w:hyperlink r:id="rId2" w:history="1">
        <w:r>
          <w:rPr>
            <w:rStyle w:val="Hyperlink"/>
          </w:rPr>
          <w:t>https://www.harvardgenerator.com/references/website</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697767" w14:textId="77777777" w:rsidR="004C0458" w:rsidRDefault="004C045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8F5407" w14:textId="7A693A3D" w:rsidR="004C0458" w:rsidRPr="00A12E71" w:rsidRDefault="004C0458" w:rsidP="00A12E71">
    <w:pPr>
      <w:pStyle w:val="Header"/>
    </w:pPr>
    <w:r w:rsidRPr="00A12E71">
      <w:rPr>
        <w:rFonts w:eastAsia="Times New Roman" w:cs="Arial"/>
        <w:bCs/>
        <w:color w:val="1F497D"/>
        <w:kern w:val="32"/>
        <w:szCs w:val="28"/>
        <w:lang w:eastAsia="en-AU" w:bidi="ar-SA"/>
      </w:rPr>
      <w:t>ICTDBS506_AT1_W_TQM_V1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Ind w:w="-34" w:type="dxa"/>
      <w:tblLook w:val="04A0" w:firstRow="1" w:lastRow="0" w:firstColumn="1" w:lastColumn="0" w:noHBand="0" w:noVBand="1"/>
    </w:tblPr>
    <w:tblGrid>
      <w:gridCol w:w="7900"/>
      <w:gridCol w:w="2520"/>
    </w:tblGrid>
    <w:tr w:rsidR="004C0458" w:rsidRPr="007026C1" w14:paraId="6123A8B1" w14:textId="77777777" w:rsidTr="0080463A">
      <w:trPr>
        <w:trHeight w:val="137"/>
      </w:trPr>
      <w:tc>
        <w:tcPr>
          <w:tcW w:w="5000" w:type="pct"/>
          <w:gridSpan w:val="2"/>
          <w:shd w:val="clear" w:color="auto" w:fill="C4262E"/>
          <w:vAlign w:val="bottom"/>
        </w:tcPr>
        <w:p w14:paraId="6123A8B0" w14:textId="4F96B527" w:rsidR="004C0458" w:rsidRPr="007026C1" w:rsidRDefault="004C0458" w:rsidP="0080463A">
          <w:pPr>
            <w:pStyle w:val="Redbanner"/>
          </w:pPr>
          <w:r>
            <w:t xml:space="preserve">  </w:t>
          </w:r>
        </w:p>
      </w:tc>
    </w:tr>
    <w:tr w:rsidR="004C0458" w:rsidRPr="007026C1" w14:paraId="6123A8B5" w14:textId="77777777" w:rsidTr="0080463A">
      <w:tc>
        <w:tcPr>
          <w:tcW w:w="3791" w:type="pct"/>
          <w:shd w:val="clear" w:color="auto" w:fill="auto"/>
          <w:vAlign w:val="center"/>
        </w:tcPr>
        <w:p w14:paraId="25AA26C4" w14:textId="022C2F55" w:rsidR="004C0458" w:rsidRDefault="004C0458" w:rsidP="0080463A">
          <w:pPr>
            <w:keepNext/>
            <w:outlineLvl w:val="0"/>
            <w:rPr>
              <w:rFonts w:eastAsia="Times New Roman" w:cs="Arial"/>
              <w:b/>
              <w:bCs/>
              <w:color w:val="000000"/>
              <w:kern w:val="32"/>
              <w:sz w:val="50"/>
              <w:szCs w:val="32"/>
              <w:lang w:eastAsia="en-AU" w:bidi="ar-SA"/>
            </w:rPr>
          </w:pPr>
          <w:r w:rsidRPr="007026C1">
            <w:rPr>
              <w:rFonts w:eastAsia="Times New Roman" w:cs="Arial"/>
              <w:b/>
              <w:bCs/>
              <w:color w:val="000000"/>
              <w:kern w:val="32"/>
              <w:sz w:val="50"/>
              <w:szCs w:val="32"/>
              <w:lang w:eastAsia="en-AU" w:bidi="ar-SA"/>
            </w:rPr>
            <w:t>Assessment Task</w:t>
          </w:r>
          <w:r>
            <w:rPr>
              <w:rFonts w:eastAsia="Times New Roman" w:cs="Arial"/>
              <w:b/>
              <w:bCs/>
              <w:color w:val="000000"/>
              <w:kern w:val="32"/>
              <w:sz w:val="50"/>
              <w:szCs w:val="32"/>
              <w:lang w:eastAsia="en-AU" w:bidi="ar-SA"/>
            </w:rPr>
            <w:br/>
          </w:r>
          <w:r w:rsidRPr="007026C1">
            <w:rPr>
              <w:rFonts w:eastAsia="Times New Roman" w:cs="Arial"/>
              <w:b/>
              <w:bCs/>
              <w:color w:val="000000"/>
              <w:kern w:val="32"/>
              <w:sz w:val="50"/>
              <w:szCs w:val="32"/>
              <w:lang w:eastAsia="en-AU" w:bidi="ar-SA"/>
            </w:rPr>
            <w:t>Written</w:t>
          </w:r>
          <w:r>
            <w:rPr>
              <w:rFonts w:eastAsia="Times New Roman" w:cs="Arial"/>
              <w:b/>
              <w:bCs/>
              <w:color w:val="000000"/>
              <w:kern w:val="32"/>
              <w:sz w:val="50"/>
              <w:szCs w:val="32"/>
              <w:lang w:eastAsia="en-AU" w:bidi="ar-SA"/>
            </w:rPr>
            <w:t xml:space="preserve"> </w:t>
          </w:r>
        </w:p>
        <w:p w14:paraId="6123A8B3" w14:textId="5F9B293D" w:rsidR="004C0458" w:rsidRPr="0080463A" w:rsidRDefault="004C0458" w:rsidP="0080463A">
          <w:pPr>
            <w:keepNext/>
            <w:outlineLvl w:val="0"/>
          </w:pPr>
          <w:r w:rsidRPr="00A12E71">
            <w:rPr>
              <w:rFonts w:eastAsia="Times New Roman" w:cs="Arial"/>
              <w:bCs/>
              <w:color w:val="1F497D"/>
              <w:kern w:val="32"/>
              <w:sz w:val="20"/>
              <w:szCs w:val="28"/>
              <w:lang w:eastAsia="en-AU" w:bidi="ar-SA"/>
            </w:rPr>
            <w:t>ICTDBS506_AT1_W_TQM_V1</w:t>
          </w:r>
        </w:p>
      </w:tc>
      <w:tc>
        <w:tcPr>
          <w:tcW w:w="1209" w:type="pct"/>
          <w:shd w:val="clear" w:color="auto" w:fill="auto"/>
          <w:vAlign w:val="center"/>
        </w:tcPr>
        <w:p w14:paraId="6123A8B4" w14:textId="4A7295D5" w:rsidR="004C0458" w:rsidRPr="007026C1" w:rsidRDefault="004C0458" w:rsidP="0080463A">
          <w:pPr>
            <w:jc w:val="center"/>
            <w:rPr>
              <w:color w:val="595959"/>
              <w:sz w:val="20"/>
            </w:rPr>
          </w:pPr>
          <w:r>
            <w:rPr>
              <w:noProof/>
              <w:lang w:eastAsia="en-AU" w:bidi="ar-SA"/>
            </w:rPr>
            <w:drawing>
              <wp:inline distT="0" distB="0" distL="0" distR="0" wp14:anchorId="28EAF3DB" wp14:editId="5899EC7A">
                <wp:extent cx="1078230" cy="1078230"/>
                <wp:effectExtent l="0" t="0" r="7620" b="7620"/>
                <wp:docPr id="2" name="Picture 2" descr="TAFE QLD 2014_master_RGB"/>
                <wp:cNvGraphicFramePr/>
                <a:graphic xmlns:a="http://schemas.openxmlformats.org/drawingml/2006/main">
                  <a:graphicData uri="http://schemas.openxmlformats.org/drawingml/2006/picture">
                    <pic:pic xmlns:pic="http://schemas.openxmlformats.org/drawingml/2006/picture">
                      <pic:nvPicPr>
                        <pic:cNvPr id="1" name="Picture 1" descr="TAFE QLD 2014_master_RGB"/>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a:ln>
                          <a:noFill/>
                        </a:ln>
                      </pic:spPr>
                    </pic:pic>
                  </a:graphicData>
                </a:graphic>
              </wp:inline>
            </w:drawing>
          </w:r>
        </w:p>
      </w:tc>
    </w:tr>
    <w:tr w:rsidR="004C0458" w:rsidRPr="007026C1" w14:paraId="6123A8B7" w14:textId="77777777" w:rsidTr="0080463A">
      <w:trPr>
        <w:trHeight w:val="137"/>
      </w:trPr>
      <w:tc>
        <w:tcPr>
          <w:tcW w:w="5000" w:type="pct"/>
          <w:gridSpan w:val="2"/>
          <w:shd w:val="clear" w:color="auto" w:fill="C4262E"/>
          <w:vAlign w:val="bottom"/>
        </w:tcPr>
        <w:p w14:paraId="6123A8B6" w14:textId="77777777" w:rsidR="004C0458" w:rsidRPr="007026C1" w:rsidRDefault="004C0458" w:rsidP="0080463A">
          <w:pPr>
            <w:pStyle w:val="Redbanner"/>
          </w:pPr>
        </w:p>
      </w:tc>
    </w:tr>
  </w:tbl>
  <w:p w14:paraId="6123A8B8" w14:textId="77777777" w:rsidR="004C0458" w:rsidRPr="0080463A" w:rsidRDefault="004C0458" w:rsidP="0080463A">
    <w:pPr>
      <w:pStyle w:val="Header"/>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2"/>
    <w:multiLevelType w:val="singleLevel"/>
    <w:tmpl w:val="37201A3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00672779"/>
    <w:multiLevelType w:val="hybridMultilevel"/>
    <w:tmpl w:val="05A8810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DF223F"/>
    <w:multiLevelType w:val="hybridMultilevel"/>
    <w:tmpl w:val="A0FA3A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7FB5A13"/>
    <w:multiLevelType w:val="hybridMultilevel"/>
    <w:tmpl w:val="2B8A9F5E"/>
    <w:lvl w:ilvl="0" w:tplc="7F12780E">
      <w:start w:val="1"/>
      <w:numFmt w:val="bullet"/>
      <w:pStyle w:val="Bullet-sub2"/>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EA73F42"/>
    <w:multiLevelType w:val="hybridMultilevel"/>
    <w:tmpl w:val="EE944E74"/>
    <w:lvl w:ilvl="0" w:tplc="2B965F5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08D2D37"/>
    <w:multiLevelType w:val="hybridMultilevel"/>
    <w:tmpl w:val="0CA6B04E"/>
    <w:lvl w:ilvl="0" w:tplc="6F48ABD2">
      <w:start w:val="1"/>
      <w:numFmt w:val="decimal"/>
      <w:lvlText w:val="%1."/>
      <w:lvlJc w:val="left"/>
      <w:pPr>
        <w:ind w:left="720" w:hanging="360"/>
      </w:pPr>
      <w:rPr>
        <w:rFonts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CD2A2B"/>
    <w:multiLevelType w:val="hybridMultilevel"/>
    <w:tmpl w:val="EDA8D1B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1E320C2D"/>
    <w:multiLevelType w:val="hybridMultilevel"/>
    <w:tmpl w:val="B5620356"/>
    <w:lvl w:ilvl="0" w:tplc="9ED60E98">
      <w:start w:val="1"/>
      <w:numFmt w:val="bullet"/>
      <w:pStyle w:val="Tablebullet-sub3"/>
      <w:lvlText w:val=""/>
      <w:lvlJc w:val="left"/>
      <w:pPr>
        <w:ind w:left="1854" w:hanging="360"/>
      </w:pPr>
      <w:rPr>
        <w:rFonts w:ascii="Wingdings" w:hAnsi="Wingdings"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8" w15:restartNumberingAfterBreak="0">
    <w:nsid w:val="26512605"/>
    <w:multiLevelType w:val="hybridMultilevel"/>
    <w:tmpl w:val="19427C52"/>
    <w:lvl w:ilvl="0" w:tplc="CBEEF65C">
      <w:start w:val="1"/>
      <w:numFmt w:val="bullet"/>
      <w:pStyle w:val="Table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7FF0A93"/>
    <w:multiLevelType w:val="hybridMultilevel"/>
    <w:tmpl w:val="1E2E4FEC"/>
    <w:lvl w:ilvl="0" w:tplc="7BA87B4E">
      <w:start w:val="1"/>
      <w:numFmt w:val="bullet"/>
      <w:pStyle w:val="Checkbox"/>
      <w:lvlText w:val="¨"/>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E3D184F"/>
    <w:multiLevelType w:val="hybridMultilevel"/>
    <w:tmpl w:val="93FA71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E942CEA"/>
    <w:multiLevelType w:val="hybridMultilevel"/>
    <w:tmpl w:val="9D9879B6"/>
    <w:lvl w:ilvl="0" w:tplc="4D507C64">
      <w:start w:val="1"/>
      <w:numFmt w:val="decimal"/>
      <w:lvlText w:val="%1."/>
      <w:lvlJc w:val="left"/>
      <w:pPr>
        <w:ind w:left="72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03E0224"/>
    <w:multiLevelType w:val="hybridMultilevel"/>
    <w:tmpl w:val="08B6A008"/>
    <w:lvl w:ilvl="0" w:tplc="EDA8F90E">
      <w:start w:val="1"/>
      <w:numFmt w:val="bullet"/>
      <w:pStyle w:val="Answercheckbox-main"/>
      <w:lvlText w:val="þ"/>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2BD3896"/>
    <w:multiLevelType w:val="hybridMultilevel"/>
    <w:tmpl w:val="187C96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CC85629"/>
    <w:multiLevelType w:val="hybridMultilevel"/>
    <w:tmpl w:val="2F9CF1C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4451922"/>
    <w:multiLevelType w:val="hybridMultilevel"/>
    <w:tmpl w:val="A564894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67C24F4"/>
    <w:multiLevelType w:val="hybridMultilevel"/>
    <w:tmpl w:val="8AE4C988"/>
    <w:lvl w:ilvl="0" w:tplc="DEBA4606">
      <w:start w:val="1"/>
      <w:numFmt w:val="bullet"/>
      <w:pStyle w:val="Tablebullet-sub"/>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FC306A4"/>
    <w:multiLevelType w:val="hybridMultilevel"/>
    <w:tmpl w:val="D9FE6CAA"/>
    <w:lvl w:ilvl="0" w:tplc="8154EBE8">
      <w:start w:val="1"/>
      <w:numFmt w:val="bullet"/>
      <w:pStyle w:val="Tablebullet-sub2"/>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8" w15:restartNumberingAfterBreak="0">
    <w:nsid w:val="70B353B0"/>
    <w:multiLevelType w:val="hybridMultilevel"/>
    <w:tmpl w:val="D9C86596"/>
    <w:lvl w:ilvl="0" w:tplc="8C9824B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44708F2"/>
    <w:multiLevelType w:val="hybridMultilevel"/>
    <w:tmpl w:val="D8EC7A7E"/>
    <w:lvl w:ilvl="0" w:tplc="0C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51F70A8"/>
    <w:multiLevelType w:val="hybridMultilevel"/>
    <w:tmpl w:val="3714668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8B3426D"/>
    <w:multiLevelType w:val="hybridMultilevel"/>
    <w:tmpl w:val="6A0EF7A6"/>
    <w:lvl w:ilvl="0" w:tplc="65BC3602">
      <w:start w:val="1"/>
      <w:numFmt w:val="bullet"/>
      <w:pStyle w:val="Bullet-sub3"/>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C201FD1"/>
    <w:multiLevelType w:val="hybridMultilevel"/>
    <w:tmpl w:val="F32A47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F5359E7"/>
    <w:multiLevelType w:val="hybridMultilevel"/>
    <w:tmpl w:val="82EE6D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7F5C5126"/>
    <w:multiLevelType w:val="hybridMultilevel"/>
    <w:tmpl w:val="37FE6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4"/>
  </w:num>
  <w:num w:numId="3">
    <w:abstractNumId w:val="23"/>
  </w:num>
  <w:num w:numId="4">
    <w:abstractNumId w:val="10"/>
  </w:num>
  <w:num w:numId="5">
    <w:abstractNumId w:val="8"/>
  </w:num>
  <w:num w:numId="6">
    <w:abstractNumId w:val="16"/>
  </w:num>
  <w:num w:numId="7">
    <w:abstractNumId w:val="18"/>
  </w:num>
  <w:num w:numId="8">
    <w:abstractNumId w:val="4"/>
  </w:num>
  <w:num w:numId="9">
    <w:abstractNumId w:val="3"/>
  </w:num>
  <w:num w:numId="10">
    <w:abstractNumId w:val="21"/>
  </w:num>
  <w:num w:numId="11">
    <w:abstractNumId w:val="0"/>
  </w:num>
  <w:num w:numId="12">
    <w:abstractNumId w:val="12"/>
  </w:num>
  <w:num w:numId="13">
    <w:abstractNumId w:val="9"/>
  </w:num>
  <w:num w:numId="14">
    <w:abstractNumId w:val="17"/>
  </w:num>
  <w:num w:numId="15">
    <w:abstractNumId w:val="7"/>
  </w:num>
  <w:num w:numId="16">
    <w:abstractNumId w:val="5"/>
  </w:num>
  <w:num w:numId="17">
    <w:abstractNumId w:val="22"/>
  </w:num>
  <w:num w:numId="18">
    <w:abstractNumId w:val="20"/>
  </w:num>
  <w:num w:numId="19">
    <w:abstractNumId w:val="15"/>
  </w:num>
  <w:num w:numId="20">
    <w:abstractNumId w:val="19"/>
  </w:num>
  <w:num w:numId="21">
    <w:abstractNumId w:val="14"/>
  </w:num>
  <w:num w:numId="22">
    <w:abstractNumId w:val="11"/>
  </w:num>
  <w:num w:numId="23">
    <w:abstractNumId w:val="2"/>
  </w:num>
  <w:num w:numId="24">
    <w:abstractNumId w:val="1"/>
  </w:num>
  <w:num w:numId="25">
    <w:abstractNumId w:val="6"/>
  </w:num>
  <w:num w:numId="26">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6C1"/>
    <w:rsid w:val="000072B2"/>
    <w:rsid w:val="00010BC2"/>
    <w:rsid w:val="00012633"/>
    <w:rsid w:val="00013D0D"/>
    <w:rsid w:val="00017F07"/>
    <w:rsid w:val="00021431"/>
    <w:rsid w:val="00026819"/>
    <w:rsid w:val="00030BCD"/>
    <w:rsid w:val="000364D0"/>
    <w:rsid w:val="0003682C"/>
    <w:rsid w:val="00037889"/>
    <w:rsid w:val="00037CF6"/>
    <w:rsid w:val="000427E6"/>
    <w:rsid w:val="00042913"/>
    <w:rsid w:val="00043E32"/>
    <w:rsid w:val="000443A8"/>
    <w:rsid w:val="0004630C"/>
    <w:rsid w:val="00046986"/>
    <w:rsid w:val="0006776F"/>
    <w:rsid w:val="000775E2"/>
    <w:rsid w:val="00077D93"/>
    <w:rsid w:val="00083A34"/>
    <w:rsid w:val="0008545D"/>
    <w:rsid w:val="00086015"/>
    <w:rsid w:val="00087053"/>
    <w:rsid w:val="000913D2"/>
    <w:rsid w:val="000933BA"/>
    <w:rsid w:val="00094D9D"/>
    <w:rsid w:val="000A46B6"/>
    <w:rsid w:val="000A69AE"/>
    <w:rsid w:val="000A7D75"/>
    <w:rsid w:val="000C2F48"/>
    <w:rsid w:val="000C688B"/>
    <w:rsid w:val="000D2BEA"/>
    <w:rsid w:val="000D3577"/>
    <w:rsid w:val="000D5571"/>
    <w:rsid w:val="000D6DFE"/>
    <w:rsid w:val="000D75FA"/>
    <w:rsid w:val="000D7A63"/>
    <w:rsid w:val="000E0A33"/>
    <w:rsid w:val="000E1979"/>
    <w:rsid w:val="000E24E9"/>
    <w:rsid w:val="000E2AAA"/>
    <w:rsid w:val="000E3151"/>
    <w:rsid w:val="000E31DF"/>
    <w:rsid w:val="000E455D"/>
    <w:rsid w:val="000F134E"/>
    <w:rsid w:val="000F541D"/>
    <w:rsid w:val="00105D65"/>
    <w:rsid w:val="00110430"/>
    <w:rsid w:val="00110B91"/>
    <w:rsid w:val="0011263D"/>
    <w:rsid w:val="00131DD0"/>
    <w:rsid w:val="00147E85"/>
    <w:rsid w:val="00150C8E"/>
    <w:rsid w:val="00155F11"/>
    <w:rsid w:val="001636BE"/>
    <w:rsid w:val="00164401"/>
    <w:rsid w:val="00166EF4"/>
    <w:rsid w:val="00171A2D"/>
    <w:rsid w:val="00174D1F"/>
    <w:rsid w:val="00184840"/>
    <w:rsid w:val="001851EB"/>
    <w:rsid w:val="00193A57"/>
    <w:rsid w:val="001A00EC"/>
    <w:rsid w:val="001A314A"/>
    <w:rsid w:val="001A4B91"/>
    <w:rsid w:val="001B2DDD"/>
    <w:rsid w:val="001C29E5"/>
    <w:rsid w:val="001D1E26"/>
    <w:rsid w:val="001D29E7"/>
    <w:rsid w:val="001D6397"/>
    <w:rsid w:val="001D7B8D"/>
    <w:rsid w:val="001F5840"/>
    <w:rsid w:val="001F5D2F"/>
    <w:rsid w:val="00203AD6"/>
    <w:rsid w:val="00203CB3"/>
    <w:rsid w:val="002138C7"/>
    <w:rsid w:val="00214C5F"/>
    <w:rsid w:val="002160E3"/>
    <w:rsid w:val="002203AB"/>
    <w:rsid w:val="0022339A"/>
    <w:rsid w:val="00232E4A"/>
    <w:rsid w:val="002349FD"/>
    <w:rsid w:val="002411E1"/>
    <w:rsid w:val="00246998"/>
    <w:rsid w:val="002475FC"/>
    <w:rsid w:val="00255328"/>
    <w:rsid w:val="00255A44"/>
    <w:rsid w:val="002610F3"/>
    <w:rsid w:val="00272C24"/>
    <w:rsid w:val="00281416"/>
    <w:rsid w:val="002A5063"/>
    <w:rsid w:val="002B2FAA"/>
    <w:rsid w:val="002B7303"/>
    <w:rsid w:val="002C2945"/>
    <w:rsid w:val="002C3E3B"/>
    <w:rsid w:val="002D2E17"/>
    <w:rsid w:val="002E239F"/>
    <w:rsid w:val="002E64B9"/>
    <w:rsid w:val="002F1F38"/>
    <w:rsid w:val="002F43F1"/>
    <w:rsid w:val="002F463A"/>
    <w:rsid w:val="002F4FD1"/>
    <w:rsid w:val="00307665"/>
    <w:rsid w:val="003079AB"/>
    <w:rsid w:val="0031333B"/>
    <w:rsid w:val="00313AC3"/>
    <w:rsid w:val="003157E8"/>
    <w:rsid w:val="0031640D"/>
    <w:rsid w:val="003171A2"/>
    <w:rsid w:val="00321105"/>
    <w:rsid w:val="0032683C"/>
    <w:rsid w:val="00327BF9"/>
    <w:rsid w:val="00327FAF"/>
    <w:rsid w:val="003332FE"/>
    <w:rsid w:val="00333433"/>
    <w:rsid w:val="003424EB"/>
    <w:rsid w:val="003438BC"/>
    <w:rsid w:val="00350672"/>
    <w:rsid w:val="00352196"/>
    <w:rsid w:val="00373ADF"/>
    <w:rsid w:val="0037501E"/>
    <w:rsid w:val="00377650"/>
    <w:rsid w:val="0038306D"/>
    <w:rsid w:val="003838D6"/>
    <w:rsid w:val="00387770"/>
    <w:rsid w:val="00387B7E"/>
    <w:rsid w:val="0039472D"/>
    <w:rsid w:val="00396CBD"/>
    <w:rsid w:val="003A33DF"/>
    <w:rsid w:val="003A42D8"/>
    <w:rsid w:val="003A7DC1"/>
    <w:rsid w:val="003B11FB"/>
    <w:rsid w:val="003B1945"/>
    <w:rsid w:val="003B3892"/>
    <w:rsid w:val="003C599B"/>
    <w:rsid w:val="003C6E00"/>
    <w:rsid w:val="003D45CA"/>
    <w:rsid w:val="003E2DCD"/>
    <w:rsid w:val="003E5509"/>
    <w:rsid w:val="003E685E"/>
    <w:rsid w:val="003F0A70"/>
    <w:rsid w:val="003F0F0A"/>
    <w:rsid w:val="003F1C49"/>
    <w:rsid w:val="003F45F9"/>
    <w:rsid w:val="00400FEC"/>
    <w:rsid w:val="004279C2"/>
    <w:rsid w:val="00431A76"/>
    <w:rsid w:val="00447460"/>
    <w:rsid w:val="00454C37"/>
    <w:rsid w:val="0045549A"/>
    <w:rsid w:val="0046107F"/>
    <w:rsid w:val="00462B7B"/>
    <w:rsid w:val="0047325B"/>
    <w:rsid w:val="004763D7"/>
    <w:rsid w:val="004767D5"/>
    <w:rsid w:val="004770D2"/>
    <w:rsid w:val="0048223F"/>
    <w:rsid w:val="004941AE"/>
    <w:rsid w:val="0049594B"/>
    <w:rsid w:val="00497EB7"/>
    <w:rsid w:val="004A3343"/>
    <w:rsid w:val="004A7E5C"/>
    <w:rsid w:val="004B130C"/>
    <w:rsid w:val="004B7742"/>
    <w:rsid w:val="004C0458"/>
    <w:rsid w:val="004C336C"/>
    <w:rsid w:val="004D1F71"/>
    <w:rsid w:val="004D56E3"/>
    <w:rsid w:val="004E1A1D"/>
    <w:rsid w:val="004E2063"/>
    <w:rsid w:val="004E4D75"/>
    <w:rsid w:val="004E6E3E"/>
    <w:rsid w:val="0051028E"/>
    <w:rsid w:val="0051557E"/>
    <w:rsid w:val="00520ADF"/>
    <w:rsid w:val="005241E2"/>
    <w:rsid w:val="005273EF"/>
    <w:rsid w:val="0053053D"/>
    <w:rsid w:val="00531665"/>
    <w:rsid w:val="00532921"/>
    <w:rsid w:val="005428DF"/>
    <w:rsid w:val="00556E6D"/>
    <w:rsid w:val="00561F42"/>
    <w:rsid w:val="00565F20"/>
    <w:rsid w:val="00566EFB"/>
    <w:rsid w:val="005721F1"/>
    <w:rsid w:val="00573DAD"/>
    <w:rsid w:val="00575225"/>
    <w:rsid w:val="00580B27"/>
    <w:rsid w:val="00584591"/>
    <w:rsid w:val="00592932"/>
    <w:rsid w:val="005938E7"/>
    <w:rsid w:val="005A2B70"/>
    <w:rsid w:val="005A49C4"/>
    <w:rsid w:val="005B3F69"/>
    <w:rsid w:val="005C5DAD"/>
    <w:rsid w:val="005D52AD"/>
    <w:rsid w:val="005D7FA3"/>
    <w:rsid w:val="005E19B4"/>
    <w:rsid w:val="005E656E"/>
    <w:rsid w:val="005E6DC7"/>
    <w:rsid w:val="005F043A"/>
    <w:rsid w:val="005F0D47"/>
    <w:rsid w:val="005F2D95"/>
    <w:rsid w:val="006004AB"/>
    <w:rsid w:val="00602133"/>
    <w:rsid w:val="00602433"/>
    <w:rsid w:val="006066D1"/>
    <w:rsid w:val="00613070"/>
    <w:rsid w:val="006144C3"/>
    <w:rsid w:val="0064414A"/>
    <w:rsid w:val="006460F4"/>
    <w:rsid w:val="00650A4D"/>
    <w:rsid w:val="0065589C"/>
    <w:rsid w:val="0065651F"/>
    <w:rsid w:val="006613C5"/>
    <w:rsid w:val="00675F39"/>
    <w:rsid w:val="00676A56"/>
    <w:rsid w:val="0068010E"/>
    <w:rsid w:val="00690B27"/>
    <w:rsid w:val="0069122F"/>
    <w:rsid w:val="006940DE"/>
    <w:rsid w:val="00697D97"/>
    <w:rsid w:val="006A6696"/>
    <w:rsid w:val="006B009D"/>
    <w:rsid w:val="006B3516"/>
    <w:rsid w:val="006C141E"/>
    <w:rsid w:val="006C1F19"/>
    <w:rsid w:val="006C2FBA"/>
    <w:rsid w:val="006C6148"/>
    <w:rsid w:val="006D081F"/>
    <w:rsid w:val="006D2A81"/>
    <w:rsid w:val="006D4670"/>
    <w:rsid w:val="006E16D0"/>
    <w:rsid w:val="006E4C3E"/>
    <w:rsid w:val="006E5AA2"/>
    <w:rsid w:val="006E7A7C"/>
    <w:rsid w:val="0070006D"/>
    <w:rsid w:val="00701785"/>
    <w:rsid w:val="007026C1"/>
    <w:rsid w:val="00705F5D"/>
    <w:rsid w:val="00710384"/>
    <w:rsid w:val="00710F0C"/>
    <w:rsid w:val="00711630"/>
    <w:rsid w:val="00714F45"/>
    <w:rsid w:val="00715030"/>
    <w:rsid w:val="00715076"/>
    <w:rsid w:val="00717101"/>
    <w:rsid w:val="0072643C"/>
    <w:rsid w:val="007315F4"/>
    <w:rsid w:val="00732430"/>
    <w:rsid w:val="007329AC"/>
    <w:rsid w:val="0073612F"/>
    <w:rsid w:val="00742DAB"/>
    <w:rsid w:val="007439B0"/>
    <w:rsid w:val="00764CA5"/>
    <w:rsid w:val="0076593F"/>
    <w:rsid w:val="0076681B"/>
    <w:rsid w:val="00766C42"/>
    <w:rsid w:val="00767BAD"/>
    <w:rsid w:val="00770ACE"/>
    <w:rsid w:val="00776895"/>
    <w:rsid w:val="007775B3"/>
    <w:rsid w:val="0078169F"/>
    <w:rsid w:val="007817A5"/>
    <w:rsid w:val="00787A9A"/>
    <w:rsid w:val="00791D06"/>
    <w:rsid w:val="007A2939"/>
    <w:rsid w:val="007A3614"/>
    <w:rsid w:val="007B520F"/>
    <w:rsid w:val="007B7EB0"/>
    <w:rsid w:val="007C5A6F"/>
    <w:rsid w:val="007D6B3F"/>
    <w:rsid w:val="007F47D8"/>
    <w:rsid w:val="007F60DC"/>
    <w:rsid w:val="00803591"/>
    <w:rsid w:val="0080463A"/>
    <w:rsid w:val="0080635A"/>
    <w:rsid w:val="008076D4"/>
    <w:rsid w:val="00810FFC"/>
    <w:rsid w:val="00813FD2"/>
    <w:rsid w:val="008142F7"/>
    <w:rsid w:val="008155A1"/>
    <w:rsid w:val="00825D25"/>
    <w:rsid w:val="00827F7E"/>
    <w:rsid w:val="00833A87"/>
    <w:rsid w:val="0083536C"/>
    <w:rsid w:val="00840E21"/>
    <w:rsid w:val="00850F74"/>
    <w:rsid w:val="0085357E"/>
    <w:rsid w:val="00881FA0"/>
    <w:rsid w:val="008825B1"/>
    <w:rsid w:val="00887359"/>
    <w:rsid w:val="0089012B"/>
    <w:rsid w:val="00893E5C"/>
    <w:rsid w:val="00894885"/>
    <w:rsid w:val="00897BF2"/>
    <w:rsid w:val="008A090D"/>
    <w:rsid w:val="008A1F3D"/>
    <w:rsid w:val="008A7CE6"/>
    <w:rsid w:val="008B0C9B"/>
    <w:rsid w:val="008B1A1F"/>
    <w:rsid w:val="008B5A86"/>
    <w:rsid w:val="008D0EC2"/>
    <w:rsid w:val="008D134C"/>
    <w:rsid w:val="008E39ED"/>
    <w:rsid w:val="008E5EC8"/>
    <w:rsid w:val="008F1621"/>
    <w:rsid w:val="008F24ED"/>
    <w:rsid w:val="00905E1E"/>
    <w:rsid w:val="009064EE"/>
    <w:rsid w:val="009121D4"/>
    <w:rsid w:val="0091371B"/>
    <w:rsid w:val="00913FD8"/>
    <w:rsid w:val="0091504D"/>
    <w:rsid w:val="009214DE"/>
    <w:rsid w:val="00921993"/>
    <w:rsid w:val="00923E45"/>
    <w:rsid w:val="00924370"/>
    <w:rsid w:val="00924411"/>
    <w:rsid w:val="0092618E"/>
    <w:rsid w:val="00933B3A"/>
    <w:rsid w:val="00942547"/>
    <w:rsid w:val="0095136F"/>
    <w:rsid w:val="009537DF"/>
    <w:rsid w:val="00953B4A"/>
    <w:rsid w:val="00961273"/>
    <w:rsid w:val="00962F47"/>
    <w:rsid w:val="009639E9"/>
    <w:rsid w:val="0096502E"/>
    <w:rsid w:val="00974498"/>
    <w:rsid w:val="00974865"/>
    <w:rsid w:val="00974BDA"/>
    <w:rsid w:val="00975C0E"/>
    <w:rsid w:val="00986424"/>
    <w:rsid w:val="00997615"/>
    <w:rsid w:val="009A1D84"/>
    <w:rsid w:val="009A47A7"/>
    <w:rsid w:val="009B03F9"/>
    <w:rsid w:val="009B756E"/>
    <w:rsid w:val="009B7AE8"/>
    <w:rsid w:val="009C26B7"/>
    <w:rsid w:val="009C6BCE"/>
    <w:rsid w:val="009C7CDB"/>
    <w:rsid w:val="009E1A7D"/>
    <w:rsid w:val="00A00495"/>
    <w:rsid w:val="00A01572"/>
    <w:rsid w:val="00A12E71"/>
    <w:rsid w:val="00A15CE1"/>
    <w:rsid w:val="00A22050"/>
    <w:rsid w:val="00A3135C"/>
    <w:rsid w:val="00A31C3A"/>
    <w:rsid w:val="00A45DDB"/>
    <w:rsid w:val="00A47598"/>
    <w:rsid w:val="00A47D5B"/>
    <w:rsid w:val="00A51C43"/>
    <w:rsid w:val="00A62670"/>
    <w:rsid w:val="00A64866"/>
    <w:rsid w:val="00A660F1"/>
    <w:rsid w:val="00A81B5D"/>
    <w:rsid w:val="00A850C8"/>
    <w:rsid w:val="00A9071B"/>
    <w:rsid w:val="00A967AD"/>
    <w:rsid w:val="00AA4871"/>
    <w:rsid w:val="00AA6AD8"/>
    <w:rsid w:val="00AC3D72"/>
    <w:rsid w:val="00AC5DF5"/>
    <w:rsid w:val="00AC748F"/>
    <w:rsid w:val="00AD1C34"/>
    <w:rsid w:val="00AD360D"/>
    <w:rsid w:val="00AD54CC"/>
    <w:rsid w:val="00AF5BA9"/>
    <w:rsid w:val="00AF71A0"/>
    <w:rsid w:val="00B06B6D"/>
    <w:rsid w:val="00B10802"/>
    <w:rsid w:val="00B178DA"/>
    <w:rsid w:val="00B22EE0"/>
    <w:rsid w:val="00B23D0B"/>
    <w:rsid w:val="00B308AE"/>
    <w:rsid w:val="00B3165F"/>
    <w:rsid w:val="00B31934"/>
    <w:rsid w:val="00B33262"/>
    <w:rsid w:val="00B37C57"/>
    <w:rsid w:val="00B43588"/>
    <w:rsid w:val="00B52D1C"/>
    <w:rsid w:val="00B62EFF"/>
    <w:rsid w:val="00B71280"/>
    <w:rsid w:val="00B72511"/>
    <w:rsid w:val="00B744DE"/>
    <w:rsid w:val="00B801B1"/>
    <w:rsid w:val="00B809D3"/>
    <w:rsid w:val="00B82799"/>
    <w:rsid w:val="00B83A09"/>
    <w:rsid w:val="00B93550"/>
    <w:rsid w:val="00BA302A"/>
    <w:rsid w:val="00BA4647"/>
    <w:rsid w:val="00BC0048"/>
    <w:rsid w:val="00BC21B6"/>
    <w:rsid w:val="00BC4252"/>
    <w:rsid w:val="00BC61BE"/>
    <w:rsid w:val="00BD5F64"/>
    <w:rsid w:val="00BE25C6"/>
    <w:rsid w:val="00BE43CC"/>
    <w:rsid w:val="00BF03C4"/>
    <w:rsid w:val="00BF4EFE"/>
    <w:rsid w:val="00BF7A79"/>
    <w:rsid w:val="00C00310"/>
    <w:rsid w:val="00C00461"/>
    <w:rsid w:val="00C01A69"/>
    <w:rsid w:val="00C02BD0"/>
    <w:rsid w:val="00C038EC"/>
    <w:rsid w:val="00C03BC9"/>
    <w:rsid w:val="00C0759C"/>
    <w:rsid w:val="00C1532C"/>
    <w:rsid w:val="00C36DC2"/>
    <w:rsid w:val="00C37D79"/>
    <w:rsid w:val="00C400D2"/>
    <w:rsid w:val="00C5116D"/>
    <w:rsid w:val="00C5150E"/>
    <w:rsid w:val="00C51E7D"/>
    <w:rsid w:val="00C52399"/>
    <w:rsid w:val="00C5357A"/>
    <w:rsid w:val="00C55AE9"/>
    <w:rsid w:val="00C56DF2"/>
    <w:rsid w:val="00C57F59"/>
    <w:rsid w:val="00C639A5"/>
    <w:rsid w:val="00C66D65"/>
    <w:rsid w:val="00C70285"/>
    <w:rsid w:val="00C706D1"/>
    <w:rsid w:val="00C72D95"/>
    <w:rsid w:val="00C7681D"/>
    <w:rsid w:val="00C830B4"/>
    <w:rsid w:val="00C86578"/>
    <w:rsid w:val="00C917DF"/>
    <w:rsid w:val="00C92143"/>
    <w:rsid w:val="00CA137B"/>
    <w:rsid w:val="00CA5289"/>
    <w:rsid w:val="00CB1195"/>
    <w:rsid w:val="00CB1C31"/>
    <w:rsid w:val="00CB3C7E"/>
    <w:rsid w:val="00CB4AA5"/>
    <w:rsid w:val="00CC6412"/>
    <w:rsid w:val="00CD1B22"/>
    <w:rsid w:val="00CD55BB"/>
    <w:rsid w:val="00CD7D6C"/>
    <w:rsid w:val="00CF14DA"/>
    <w:rsid w:val="00CF2DA1"/>
    <w:rsid w:val="00CF33FC"/>
    <w:rsid w:val="00CF61B9"/>
    <w:rsid w:val="00D0089A"/>
    <w:rsid w:val="00D027AB"/>
    <w:rsid w:val="00D02CA3"/>
    <w:rsid w:val="00D02F5C"/>
    <w:rsid w:val="00D05623"/>
    <w:rsid w:val="00D12D6F"/>
    <w:rsid w:val="00D149C8"/>
    <w:rsid w:val="00D17294"/>
    <w:rsid w:val="00D20B4F"/>
    <w:rsid w:val="00D237FA"/>
    <w:rsid w:val="00D255A0"/>
    <w:rsid w:val="00D25EF7"/>
    <w:rsid w:val="00D315A6"/>
    <w:rsid w:val="00D3783B"/>
    <w:rsid w:val="00D4122F"/>
    <w:rsid w:val="00D413E0"/>
    <w:rsid w:val="00D579D5"/>
    <w:rsid w:val="00D606E3"/>
    <w:rsid w:val="00D675B8"/>
    <w:rsid w:val="00D6767F"/>
    <w:rsid w:val="00D70A15"/>
    <w:rsid w:val="00D7195A"/>
    <w:rsid w:val="00D73330"/>
    <w:rsid w:val="00D73AB9"/>
    <w:rsid w:val="00D76A12"/>
    <w:rsid w:val="00D8241E"/>
    <w:rsid w:val="00D82CAA"/>
    <w:rsid w:val="00D91FA5"/>
    <w:rsid w:val="00D926CA"/>
    <w:rsid w:val="00D9333F"/>
    <w:rsid w:val="00D93F61"/>
    <w:rsid w:val="00D941A7"/>
    <w:rsid w:val="00D94D34"/>
    <w:rsid w:val="00DA3645"/>
    <w:rsid w:val="00DC6C6D"/>
    <w:rsid w:val="00DC7192"/>
    <w:rsid w:val="00DC7201"/>
    <w:rsid w:val="00DD0F95"/>
    <w:rsid w:val="00DE2B73"/>
    <w:rsid w:val="00DE6FFF"/>
    <w:rsid w:val="00DF3590"/>
    <w:rsid w:val="00DF4FFE"/>
    <w:rsid w:val="00E02645"/>
    <w:rsid w:val="00E138E3"/>
    <w:rsid w:val="00E16692"/>
    <w:rsid w:val="00E16DDA"/>
    <w:rsid w:val="00E23DF5"/>
    <w:rsid w:val="00E27CB5"/>
    <w:rsid w:val="00E34E5F"/>
    <w:rsid w:val="00E354C1"/>
    <w:rsid w:val="00E36047"/>
    <w:rsid w:val="00E44C08"/>
    <w:rsid w:val="00E516E0"/>
    <w:rsid w:val="00E518CD"/>
    <w:rsid w:val="00E538B7"/>
    <w:rsid w:val="00E55090"/>
    <w:rsid w:val="00E62E3C"/>
    <w:rsid w:val="00E635D2"/>
    <w:rsid w:val="00E6597B"/>
    <w:rsid w:val="00E75057"/>
    <w:rsid w:val="00E75BCE"/>
    <w:rsid w:val="00E87C93"/>
    <w:rsid w:val="00E91778"/>
    <w:rsid w:val="00E91B44"/>
    <w:rsid w:val="00E923D5"/>
    <w:rsid w:val="00E94D19"/>
    <w:rsid w:val="00E96C4F"/>
    <w:rsid w:val="00EA11CB"/>
    <w:rsid w:val="00EA1A6A"/>
    <w:rsid w:val="00EC18C7"/>
    <w:rsid w:val="00EC269F"/>
    <w:rsid w:val="00EC32E8"/>
    <w:rsid w:val="00EC7B09"/>
    <w:rsid w:val="00ED033B"/>
    <w:rsid w:val="00ED2E27"/>
    <w:rsid w:val="00EE5356"/>
    <w:rsid w:val="00EF246A"/>
    <w:rsid w:val="00EF326E"/>
    <w:rsid w:val="00EF5DC7"/>
    <w:rsid w:val="00EF6437"/>
    <w:rsid w:val="00F001DC"/>
    <w:rsid w:val="00F00541"/>
    <w:rsid w:val="00F01FD6"/>
    <w:rsid w:val="00F043BA"/>
    <w:rsid w:val="00F06FE1"/>
    <w:rsid w:val="00F122DF"/>
    <w:rsid w:val="00F137E6"/>
    <w:rsid w:val="00F15C3B"/>
    <w:rsid w:val="00F22DA5"/>
    <w:rsid w:val="00F41F4B"/>
    <w:rsid w:val="00F5222B"/>
    <w:rsid w:val="00F5456B"/>
    <w:rsid w:val="00F54CBA"/>
    <w:rsid w:val="00F62971"/>
    <w:rsid w:val="00F62C7F"/>
    <w:rsid w:val="00F651B8"/>
    <w:rsid w:val="00F723FA"/>
    <w:rsid w:val="00F7326C"/>
    <w:rsid w:val="00F823EC"/>
    <w:rsid w:val="00F83E33"/>
    <w:rsid w:val="00F84487"/>
    <w:rsid w:val="00F94E8B"/>
    <w:rsid w:val="00F96763"/>
    <w:rsid w:val="00FA3A75"/>
    <w:rsid w:val="00FC4599"/>
    <w:rsid w:val="00FC752B"/>
    <w:rsid w:val="00FE252F"/>
    <w:rsid w:val="00FE5490"/>
    <w:rsid w:val="00FE54C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23A846"/>
  <w15:docId w15:val="{098B4DAB-87A2-4EF6-8B09-2DB725B73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195A"/>
    <w:rPr>
      <w:rFonts w:ascii="Arial" w:eastAsia="SimSun" w:hAnsi="Arial" w:cs="Mangal"/>
      <w:kern w:val="1"/>
      <w:sz w:val="22"/>
      <w:szCs w:val="24"/>
      <w:lang w:eastAsia="hi-IN" w:bidi="hi-IN"/>
    </w:rPr>
  </w:style>
  <w:style w:type="paragraph" w:styleId="Heading1">
    <w:name w:val="heading 1"/>
    <w:basedOn w:val="Normal"/>
    <w:next w:val="Normal"/>
    <w:link w:val="Heading1Char"/>
    <w:uiPriority w:val="9"/>
    <w:qFormat/>
    <w:rsid w:val="00E354C1"/>
    <w:pPr>
      <w:keepNext/>
      <w:keepLines/>
      <w:spacing w:before="480"/>
      <w:outlineLvl w:val="0"/>
    </w:pPr>
    <w:rPr>
      <w:rFonts w:asciiTheme="majorHAnsi" w:eastAsiaTheme="majorEastAsia" w:hAnsiTheme="majorHAnsi"/>
      <w:b/>
      <w:bCs/>
      <w:sz w:val="28"/>
      <w:szCs w:val="25"/>
    </w:rPr>
  </w:style>
  <w:style w:type="paragraph" w:styleId="Heading2">
    <w:name w:val="heading 2"/>
    <w:basedOn w:val="Normal"/>
    <w:next w:val="Normal"/>
    <w:link w:val="Heading2Char"/>
    <w:uiPriority w:val="9"/>
    <w:unhideWhenUsed/>
    <w:qFormat/>
    <w:rsid w:val="00E354C1"/>
    <w:pPr>
      <w:keepNext/>
      <w:keepLines/>
      <w:spacing w:before="200"/>
      <w:outlineLvl w:val="1"/>
    </w:pPr>
    <w:rPr>
      <w:rFonts w:asciiTheme="majorHAnsi" w:eastAsiaTheme="majorEastAsia" w:hAnsiTheme="majorHAnsi"/>
      <w:b/>
      <w:bCs/>
      <w:sz w:val="26"/>
      <w:szCs w:val="23"/>
    </w:rPr>
  </w:style>
  <w:style w:type="paragraph" w:styleId="Heading3">
    <w:name w:val="heading 3"/>
    <w:basedOn w:val="Normal"/>
    <w:next w:val="Normal"/>
    <w:link w:val="Heading3Char"/>
    <w:uiPriority w:val="9"/>
    <w:semiHidden/>
    <w:unhideWhenUsed/>
    <w:qFormat/>
    <w:rsid w:val="00D7195A"/>
    <w:pPr>
      <w:keepNext/>
      <w:keepLines/>
      <w:spacing w:before="200"/>
      <w:outlineLvl w:val="2"/>
    </w:pPr>
    <w:rPr>
      <w:rFonts w:asciiTheme="majorHAnsi" w:eastAsiaTheme="majorEastAsia" w:hAnsiTheme="majorHAnsi"/>
      <w:b/>
      <w:bCs/>
    </w:rPr>
  </w:style>
  <w:style w:type="paragraph" w:styleId="Heading4">
    <w:name w:val="heading 4"/>
    <w:basedOn w:val="Normal"/>
    <w:next w:val="Normal"/>
    <w:link w:val="Heading4Char"/>
    <w:uiPriority w:val="9"/>
    <w:semiHidden/>
    <w:unhideWhenUsed/>
    <w:qFormat/>
    <w:rsid w:val="00D7195A"/>
    <w:pPr>
      <w:keepNext/>
      <w:keepLines/>
      <w:spacing w:before="200"/>
      <w:outlineLvl w:val="3"/>
    </w:pPr>
    <w:rPr>
      <w:rFonts w:asciiTheme="majorHAnsi" w:eastAsiaTheme="majorEastAsia" w:hAnsiTheme="majorHAnsi"/>
      <w:b/>
      <w:bCs/>
      <w:i/>
      <w:iCs/>
    </w:rPr>
  </w:style>
  <w:style w:type="paragraph" w:styleId="Heading5">
    <w:name w:val="heading 5"/>
    <w:basedOn w:val="Normal"/>
    <w:next w:val="Normal"/>
    <w:link w:val="Heading5Char"/>
    <w:uiPriority w:val="9"/>
    <w:semiHidden/>
    <w:unhideWhenUsed/>
    <w:qFormat/>
    <w:rsid w:val="0051557E"/>
    <w:pPr>
      <w:keepNext/>
      <w:keepLines/>
      <w:spacing w:before="200"/>
      <w:outlineLvl w:val="4"/>
    </w:pPr>
    <w:rPr>
      <w:rFonts w:asciiTheme="majorHAnsi" w:eastAsiaTheme="majorEastAsia" w:hAnsiTheme="majorHAnsi"/>
      <w:color w:val="243F60" w:themeColor="accent1" w:themeShade="7F"/>
      <w:szCs w:val="21"/>
    </w:rPr>
  </w:style>
  <w:style w:type="paragraph" w:styleId="Heading6">
    <w:name w:val="heading 6"/>
    <w:basedOn w:val="Normal"/>
    <w:next w:val="Normal"/>
    <w:link w:val="Heading6Char"/>
    <w:uiPriority w:val="9"/>
    <w:semiHidden/>
    <w:unhideWhenUsed/>
    <w:qFormat/>
    <w:rsid w:val="0051557E"/>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4C1"/>
    <w:rPr>
      <w:rFonts w:asciiTheme="majorHAnsi" w:eastAsiaTheme="majorEastAsia" w:hAnsiTheme="majorHAnsi" w:cs="Mangal"/>
      <w:b/>
      <w:bCs/>
      <w:kern w:val="1"/>
      <w:sz w:val="28"/>
      <w:szCs w:val="25"/>
      <w:lang w:eastAsia="hi-IN" w:bidi="hi-IN"/>
    </w:rPr>
  </w:style>
  <w:style w:type="character" w:customStyle="1" w:styleId="Heading5Char">
    <w:name w:val="Heading 5 Char"/>
    <w:basedOn w:val="DefaultParagraphFont"/>
    <w:link w:val="Heading5"/>
    <w:uiPriority w:val="9"/>
    <w:semiHidden/>
    <w:rsid w:val="0051557E"/>
    <w:rPr>
      <w:rFonts w:asciiTheme="majorHAnsi" w:eastAsiaTheme="majorEastAsia" w:hAnsiTheme="majorHAnsi" w:cs="Mangal"/>
      <w:color w:val="243F60" w:themeColor="accent1" w:themeShade="7F"/>
      <w:kern w:val="1"/>
      <w:sz w:val="24"/>
      <w:szCs w:val="21"/>
      <w:lang w:eastAsia="hi-IN" w:bidi="hi-IN"/>
    </w:rPr>
  </w:style>
  <w:style w:type="character" w:customStyle="1" w:styleId="Heading6Char">
    <w:name w:val="Heading 6 Char"/>
    <w:basedOn w:val="DefaultParagraphFont"/>
    <w:link w:val="Heading6"/>
    <w:uiPriority w:val="9"/>
    <w:semiHidden/>
    <w:rsid w:val="0051557E"/>
    <w:rPr>
      <w:rFonts w:asciiTheme="majorHAnsi" w:eastAsiaTheme="majorEastAsia" w:hAnsiTheme="majorHAnsi" w:cs="Mangal"/>
      <w:i/>
      <w:iCs/>
      <w:color w:val="243F60" w:themeColor="accent1" w:themeShade="7F"/>
      <w:kern w:val="1"/>
      <w:sz w:val="24"/>
      <w:szCs w:val="21"/>
      <w:lang w:eastAsia="hi-IN" w:bidi="hi-IN"/>
    </w:rPr>
  </w:style>
  <w:style w:type="paragraph" w:styleId="TOC1">
    <w:name w:val="toc 1"/>
    <w:basedOn w:val="Normal"/>
    <w:next w:val="Normal"/>
    <w:autoRedefine/>
    <w:uiPriority w:val="39"/>
    <w:unhideWhenUsed/>
    <w:qFormat/>
    <w:rsid w:val="0051557E"/>
    <w:pPr>
      <w:spacing w:after="100"/>
    </w:pPr>
    <w:rPr>
      <w:szCs w:val="21"/>
    </w:rPr>
  </w:style>
  <w:style w:type="paragraph" w:styleId="TOC2">
    <w:name w:val="toc 2"/>
    <w:basedOn w:val="Normal"/>
    <w:next w:val="Normal"/>
    <w:autoRedefine/>
    <w:uiPriority w:val="39"/>
    <w:semiHidden/>
    <w:unhideWhenUsed/>
    <w:qFormat/>
    <w:rsid w:val="0051557E"/>
    <w:pPr>
      <w:spacing w:after="100" w:line="276" w:lineRule="auto"/>
      <w:ind w:left="220"/>
    </w:pPr>
    <w:rPr>
      <w:rFonts w:asciiTheme="minorHAnsi" w:eastAsiaTheme="minorEastAsia" w:hAnsiTheme="minorHAnsi" w:cstheme="minorBidi"/>
      <w:kern w:val="0"/>
      <w:szCs w:val="22"/>
      <w:lang w:val="en-US" w:eastAsia="ja-JP" w:bidi="ar-SA"/>
    </w:rPr>
  </w:style>
  <w:style w:type="paragraph" w:styleId="TOC3">
    <w:name w:val="toc 3"/>
    <w:basedOn w:val="Normal"/>
    <w:next w:val="Normal"/>
    <w:autoRedefine/>
    <w:uiPriority w:val="39"/>
    <w:unhideWhenUsed/>
    <w:qFormat/>
    <w:rsid w:val="0051557E"/>
    <w:pPr>
      <w:spacing w:after="100"/>
      <w:ind w:left="480"/>
    </w:pPr>
    <w:rPr>
      <w:szCs w:val="21"/>
    </w:rPr>
  </w:style>
  <w:style w:type="paragraph" w:styleId="Caption">
    <w:name w:val="caption"/>
    <w:basedOn w:val="Normal"/>
    <w:uiPriority w:val="35"/>
    <w:qFormat/>
    <w:rsid w:val="006B3516"/>
    <w:pPr>
      <w:suppressLineNumbers/>
      <w:jc w:val="center"/>
    </w:pPr>
    <w:rPr>
      <w:iCs/>
      <w:color w:val="808080" w:themeColor="background1" w:themeShade="80"/>
      <w:sz w:val="20"/>
    </w:rPr>
  </w:style>
  <w:style w:type="paragraph" w:styleId="Title">
    <w:name w:val="Title"/>
    <w:basedOn w:val="Normal"/>
    <w:next w:val="Normal"/>
    <w:link w:val="TitleChar"/>
    <w:uiPriority w:val="10"/>
    <w:qFormat/>
    <w:rsid w:val="0051557E"/>
    <w:pPr>
      <w:pBdr>
        <w:bottom w:val="single" w:sz="8" w:space="4" w:color="4F81BD" w:themeColor="accent1"/>
      </w:pBdr>
      <w:spacing w:after="300"/>
      <w:contextualSpacing/>
    </w:pPr>
    <w:rPr>
      <w:rFonts w:asciiTheme="majorHAnsi" w:eastAsiaTheme="majorEastAsia" w:hAnsiTheme="majorHAnsi"/>
      <w:color w:val="17365D" w:themeColor="text2" w:themeShade="BF"/>
      <w:spacing w:val="5"/>
      <w:kern w:val="28"/>
      <w:sz w:val="52"/>
      <w:szCs w:val="47"/>
    </w:rPr>
  </w:style>
  <w:style w:type="character" w:customStyle="1" w:styleId="TitleChar">
    <w:name w:val="Title Char"/>
    <w:basedOn w:val="DefaultParagraphFont"/>
    <w:link w:val="Title"/>
    <w:uiPriority w:val="10"/>
    <w:rsid w:val="0051557E"/>
    <w:rPr>
      <w:rFonts w:asciiTheme="majorHAnsi" w:eastAsiaTheme="majorEastAsia" w:hAnsiTheme="majorHAnsi" w:cs="Mangal"/>
      <w:color w:val="17365D" w:themeColor="text2" w:themeShade="BF"/>
      <w:spacing w:val="5"/>
      <w:kern w:val="28"/>
      <w:sz w:val="52"/>
      <w:szCs w:val="47"/>
      <w:lang w:eastAsia="hi-IN" w:bidi="hi-IN"/>
    </w:rPr>
  </w:style>
  <w:style w:type="paragraph" w:styleId="Subtitle">
    <w:name w:val="Subtitle"/>
    <w:basedOn w:val="Normal"/>
    <w:next w:val="Normal"/>
    <w:link w:val="SubtitleChar"/>
    <w:uiPriority w:val="11"/>
    <w:qFormat/>
    <w:rsid w:val="0051557E"/>
    <w:pPr>
      <w:numPr>
        <w:ilvl w:val="1"/>
      </w:numPr>
    </w:pPr>
    <w:rPr>
      <w:rFonts w:asciiTheme="majorHAnsi" w:eastAsiaTheme="majorEastAsia" w:hAnsiTheme="majorHAnsi"/>
      <w:i/>
      <w:iCs/>
      <w:color w:val="4F81BD" w:themeColor="accent1"/>
      <w:spacing w:val="15"/>
      <w:szCs w:val="21"/>
    </w:rPr>
  </w:style>
  <w:style w:type="character" w:customStyle="1" w:styleId="SubtitleChar">
    <w:name w:val="Subtitle Char"/>
    <w:basedOn w:val="DefaultParagraphFont"/>
    <w:link w:val="Subtitle"/>
    <w:uiPriority w:val="11"/>
    <w:rsid w:val="0051557E"/>
    <w:rPr>
      <w:rFonts w:asciiTheme="majorHAnsi" w:eastAsiaTheme="majorEastAsia" w:hAnsiTheme="majorHAnsi" w:cs="Mangal"/>
      <w:i/>
      <w:iCs/>
      <w:color w:val="4F81BD" w:themeColor="accent1"/>
      <w:spacing w:val="15"/>
      <w:kern w:val="1"/>
      <w:sz w:val="24"/>
      <w:szCs w:val="21"/>
      <w:lang w:eastAsia="hi-IN" w:bidi="hi-IN"/>
    </w:rPr>
  </w:style>
  <w:style w:type="character" w:styleId="Strong">
    <w:name w:val="Strong"/>
    <w:basedOn w:val="DefaultParagraphFont"/>
    <w:uiPriority w:val="22"/>
    <w:qFormat/>
    <w:rsid w:val="0051557E"/>
    <w:rPr>
      <w:b/>
      <w:bCs/>
    </w:rPr>
  </w:style>
  <w:style w:type="paragraph" w:styleId="ListParagraph">
    <w:name w:val="List Paragraph"/>
    <w:basedOn w:val="Normal"/>
    <w:uiPriority w:val="34"/>
    <w:qFormat/>
    <w:rsid w:val="0051557E"/>
    <w:pPr>
      <w:ind w:left="720"/>
      <w:contextualSpacing/>
    </w:pPr>
    <w:rPr>
      <w:szCs w:val="21"/>
    </w:rPr>
  </w:style>
  <w:style w:type="paragraph" w:styleId="TOCHeading">
    <w:name w:val="TOC Heading"/>
    <w:basedOn w:val="Heading1"/>
    <w:next w:val="Normal"/>
    <w:uiPriority w:val="39"/>
    <w:semiHidden/>
    <w:unhideWhenUsed/>
    <w:qFormat/>
    <w:rsid w:val="0051557E"/>
    <w:pPr>
      <w:spacing w:line="276" w:lineRule="auto"/>
      <w:outlineLvl w:val="9"/>
    </w:pPr>
    <w:rPr>
      <w:rFonts w:cstheme="majorBidi"/>
      <w:kern w:val="0"/>
      <w:szCs w:val="28"/>
      <w:lang w:val="en-US" w:eastAsia="ja-JP" w:bidi="ar-SA"/>
    </w:rPr>
  </w:style>
  <w:style w:type="paragraph" w:styleId="Header">
    <w:name w:val="header"/>
    <w:basedOn w:val="Normal"/>
    <w:link w:val="HeaderChar"/>
    <w:uiPriority w:val="99"/>
    <w:unhideWhenUsed/>
    <w:rsid w:val="0080463A"/>
    <w:pPr>
      <w:tabs>
        <w:tab w:val="center" w:pos="4513"/>
        <w:tab w:val="right" w:pos="9026"/>
      </w:tabs>
    </w:pPr>
    <w:rPr>
      <w:sz w:val="16"/>
      <w:szCs w:val="21"/>
    </w:rPr>
  </w:style>
  <w:style w:type="character" w:customStyle="1" w:styleId="HeaderChar">
    <w:name w:val="Header Char"/>
    <w:basedOn w:val="DefaultParagraphFont"/>
    <w:link w:val="Header"/>
    <w:uiPriority w:val="99"/>
    <w:rsid w:val="0080463A"/>
    <w:rPr>
      <w:rFonts w:ascii="Arial" w:eastAsia="SimSun" w:hAnsi="Arial" w:cs="Mangal"/>
      <w:kern w:val="1"/>
      <w:sz w:val="16"/>
      <w:szCs w:val="21"/>
      <w:lang w:eastAsia="hi-IN" w:bidi="hi-IN"/>
    </w:rPr>
  </w:style>
  <w:style w:type="paragraph" w:styleId="Footer">
    <w:name w:val="footer"/>
    <w:basedOn w:val="Normal"/>
    <w:link w:val="FooterChar"/>
    <w:uiPriority w:val="99"/>
    <w:unhideWhenUsed/>
    <w:rsid w:val="0080463A"/>
    <w:pPr>
      <w:tabs>
        <w:tab w:val="center" w:pos="4513"/>
        <w:tab w:val="right" w:pos="9026"/>
      </w:tabs>
    </w:pPr>
    <w:rPr>
      <w:sz w:val="16"/>
      <w:szCs w:val="21"/>
    </w:rPr>
  </w:style>
  <w:style w:type="character" w:customStyle="1" w:styleId="FooterChar">
    <w:name w:val="Footer Char"/>
    <w:basedOn w:val="DefaultParagraphFont"/>
    <w:link w:val="Footer"/>
    <w:uiPriority w:val="99"/>
    <w:rsid w:val="0080463A"/>
    <w:rPr>
      <w:rFonts w:ascii="Arial" w:eastAsia="SimSun" w:hAnsi="Arial" w:cs="Mangal"/>
      <w:kern w:val="1"/>
      <w:sz w:val="16"/>
      <w:szCs w:val="21"/>
      <w:lang w:eastAsia="hi-IN" w:bidi="hi-IN"/>
    </w:rPr>
  </w:style>
  <w:style w:type="paragraph" w:styleId="BalloonText">
    <w:name w:val="Balloon Text"/>
    <w:basedOn w:val="Normal"/>
    <w:link w:val="BalloonTextChar"/>
    <w:uiPriority w:val="99"/>
    <w:semiHidden/>
    <w:unhideWhenUsed/>
    <w:rsid w:val="007026C1"/>
    <w:rPr>
      <w:rFonts w:ascii="Tahoma" w:hAnsi="Tahoma"/>
      <w:sz w:val="16"/>
      <w:szCs w:val="14"/>
    </w:rPr>
  </w:style>
  <w:style w:type="character" w:customStyle="1" w:styleId="BalloonTextChar">
    <w:name w:val="Balloon Text Char"/>
    <w:basedOn w:val="DefaultParagraphFont"/>
    <w:link w:val="BalloonText"/>
    <w:uiPriority w:val="99"/>
    <w:semiHidden/>
    <w:rsid w:val="007026C1"/>
    <w:rPr>
      <w:rFonts w:ascii="Tahoma" w:eastAsia="SimSun" w:hAnsi="Tahoma" w:cs="Mangal"/>
      <w:kern w:val="1"/>
      <w:sz w:val="16"/>
      <w:szCs w:val="14"/>
      <w:lang w:eastAsia="hi-IN" w:bidi="hi-IN"/>
    </w:rPr>
  </w:style>
  <w:style w:type="table" w:styleId="TableGrid">
    <w:name w:val="Table Grid"/>
    <w:basedOn w:val="TableNormal"/>
    <w:uiPriority w:val="59"/>
    <w:rsid w:val="007026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nhideWhenUsed/>
    <w:rsid w:val="0096502E"/>
    <w:pPr>
      <w:spacing w:before="100" w:beforeAutospacing="1" w:after="100" w:afterAutospacing="1"/>
    </w:pPr>
    <w:rPr>
      <w:rFonts w:eastAsia="Times New Roman" w:cs="Times New Roman"/>
      <w:kern w:val="0"/>
      <w:lang w:eastAsia="en-AU" w:bidi="ar-SA"/>
    </w:rPr>
  </w:style>
  <w:style w:type="paragraph" w:customStyle="1" w:styleId="MajorTableText">
    <w:name w:val="Major Table Text"/>
    <w:basedOn w:val="Normal"/>
    <w:rsid w:val="0096502E"/>
    <w:pPr>
      <w:spacing w:before="60" w:after="60"/>
    </w:pPr>
    <w:rPr>
      <w:rFonts w:ascii="Palatino" w:eastAsia="Times New Roman" w:hAnsi="Palatino" w:cs="Times New Roman"/>
      <w:kern w:val="0"/>
      <w:sz w:val="18"/>
      <w:szCs w:val="20"/>
      <w:lang w:eastAsia="en-US" w:bidi="ar-SA"/>
    </w:rPr>
  </w:style>
  <w:style w:type="character" w:customStyle="1" w:styleId="NormalWebChar">
    <w:name w:val="Normal (Web) Char"/>
    <w:link w:val="NormalWeb"/>
    <w:rsid w:val="0096502E"/>
    <w:rPr>
      <w:rFonts w:eastAsia="Times New Roman"/>
      <w:sz w:val="24"/>
      <w:szCs w:val="24"/>
      <w:lang w:eastAsia="en-AU"/>
    </w:rPr>
  </w:style>
  <w:style w:type="character" w:styleId="Hyperlink">
    <w:name w:val="Hyperlink"/>
    <w:rsid w:val="00E27CB5"/>
    <w:rPr>
      <w:color w:val="0000FF"/>
      <w:u w:val="single"/>
    </w:rPr>
  </w:style>
  <w:style w:type="character" w:styleId="CommentReference">
    <w:name w:val="annotation reference"/>
    <w:basedOn w:val="DefaultParagraphFont"/>
    <w:uiPriority w:val="99"/>
    <w:semiHidden/>
    <w:unhideWhenUsed/>
    <w:rsid w:val="00FE252F"/>
    <w:rPr>
      <w:sz w:val="16"/>
      <w:szCs w:val="16"/>
    </w:rPr>
  </w:style>
  <w:style w:type="paragraph" w:styleId="CommentText">
    <w:name w:val="annotation text"/>
    <w:basedOn w:val="Normal"/>
    <w:link w:val="CommentTextChar"/>
    <w:uiPriority w:val="99"/>
    <w:semiHidden/>
    <w:unhideWhenUsed/>
    <w:rsid w:val="00FE252F"/>
    <w:rPr>
      <w:sz w:val="20"/>
      <w:szCs w:val="18"/>
    </w:rPr>
  </w:style>
  <w:style w:type="character" w:customStyle="1" w:styleId="CommentTextChar">
    <w:name w:val="Comment Text Char"/>
    <w:basedOn w:val="DefaultParagraphFont"/>
    <w:link w:val="CommentText"/>
    <w:uiPriority w:val="99"/>
    <w:semiHidden/>
    <w:rsid w:val="00FE252F"/>
    <w:rPr>
      <w:rFonts w:eastAsia="SimSun" w:cs="Mangal"/>
      <w:kern w:val="1"/>
      <w:szCs w:val="18"/>
      <w:lang w:eastAsia="hi-IN" w:bidi="hi-IN"/>
    </w:rPr>
  </w:style>
  <w:style w:type="paragraph" w:styleId="CommentSubject">
    <w:name w:val="annotation subject"/>
    <w:basedOn w:val="CommentText"/>
    <w:next w:val="CommentText"/>
    <w:link w:val="CommentSubjectChar"/>
    <w:uiPriority w:val="99"/>
    <w:semiHidden/>
    <w:unhideWhenUsed/>
    <w:rsid w:val="00FE252F"/>
    <w:rPr>
      <w:b/>
      <w:bCs/>
    </w:rPr>
  </w:style>
  <w:style w:type="character" w:customStyle="1" w:styleId="CommentSubjectChar">
    <w:name w:val="Comment Subject Char"/>
    <w:basedOn w:val="CommentTextChar"/>
    <w:link w:val="CommentSubject"/>
    <w:uiPriority w:val="99"/>
    <w:semiHidden/>
    <w:rsid w:val="00FE252F"/>
    <w:rPr>
      <w:rFonts w:eastAsia="SimSun" w:cs="Mangal"/>
      <w:b/>
      <w:bCs/>
      <w:kern w:val="1"/>
      <w:szCs w:val="18"/>
      <w:lang w:eastAsia="hi-IN" w:bidi="hi-IN"/>
    </w:rPr>
  </w:style>
  <w:style w:type="paragraph" w:customStyle="1" w:styleId="Default">
    <w:name w:val="Default"/>
    <w:rsid w:val="000A7D75"/>
    <w:pPr>
      <w:autoSpaceDE w:val="0"/>
      <w:autoSpaceDN w:val="0"/>
      <w:adjustRightInd w:val="0"/>
    </w:pPr>
    <w:rPr>
      <w:rFonts w:ascii="Arial" w:hAnsi="Arial" w:cs="Arial"/>
      <w:color w:val="000000"/>
      <w:sz w:val="24"/>
      <w:szCs w:val="24"/>
    </w:rPr>
  </w:style>
  <w:style w:type="character" w:styleId="PageNumber">
    <w:name w:val="page number"/>
    <w:basedOn w:val="DefaultParagraphFont"/>
    <w:uiPriority w:val="99"/>
    <w:semiHidden/>
    <w:unhideWhenUsed/>
    <w:rsid w:val="004770D2"/>
  </w:style>
  <w:style w:type="paragraph" w:customStyle="1" w:styleId="Redbanner">
    <w:name w:val="Red banner"/>
    <w:basedOn w:val="Normal"/>
    <w:qFormat/>
    <w:rsid w:val="0080463A"/>
    <w:pPr>
      <w:jc w:val="right"/>
    </w:pPr>
    <w:rPr>
      <w:rFonts w:eastAsia="Times New Roman" w:cs="Times New Roman"/>
      <w:color w:val="000000"/>
      <w:kern w:val="0"/>
      <w:lang w:eastAsia="en-AU" w:bidi="ar-SA"/>
    </w:rPr>
  </w:style>
  <w:style w:type="paragraph" w:customStyle="1" w:styleId="Tableheading">
    <w:name w:val="Table heading"/>
    <w:basedOn w:val="Normal"/>
    <w:qFormat/>
    <w:rsid w:val="0080463A"/>
    <w:pPr>
      <w:spacing w:before="80" w:after="80"/>
    </w:pPr>
    <w:rPr>
      <w:rFonts w:cs="Arial"/>
      <w:b/>
      <w:szCs w:val="20"/>
    </w:rPr>
  </w:style>
  <w:style w:type="paragraph" w:customStyle="1" w:styleId="Tabletext">
    <w:name w:val="Table text"/>
    <w:basedOn w:val="Normal"/>
    <w:qFormat/>
    <w:rsid w:val="0080463A"/>
    <w:pPr>
      <w:spacing w:before="80" w:after="80"/>
    </w:pPr>
    <w:rPr>
      <w:rFonts w:cs="Arial"/>
      <w:szCs w:val="20"/>
    </w:rPr>
  </w:style>
  <w:style w:type="paragraph" w:customStyle="1" w:styleId="Privacydisclaimer">
    <w:name w:val="Privacy disclaimer"/>
    <w:basedOn w:val="Normal"/>
    <w:qFormat/>
    <w:rsid w:val="0080463A"/>
    <w:rPr>
      <w:rFonts w:eastAsia="Times New Roman" w:cs="Arial"/>
      <w:color w:val="000000"/>
      <w:kern w:val="0"/>
      <w:sz w:val="14"/>
      <w:szCs w:val="18"/>
      <w:lang w:eastAsia="en-AU" w:bidi="ar-SA"/>
    </w:rPr>
  </w:style>
  <w:style w:type="paragraph" w:customStyle="1" w:styleId="Tablebullet-main">
    <w:name w:val="Table bullet - main"/>
    <w:basedOn w:val="Tabletext"/>
    <w:uiPriority w:val="4"/>
    <w:qFormat/>
    <w:rsid w:val="0080463A"/>
    <w:pPr>
      <w:numPr>
        <w:numId w:val="5"/>
      </w:numPr>
      <w:tabs>
        <w:tab w:val="left" w:pos="523"/>
      </w:tabs>
      <w:ind w:left="522" w:hanging="522"/>
    </w:pPr>
  </w:style>
  <w:style w:type="paragraph" w:customStyle="1" w:styleId="Tablebullet-sub">
    <w:name w:val="Table bullet - sub"/>
    <w:basedOn w:val="Tabletext"/>
    <w:qFormat/>
    <w:rsid w:val="0080463A"/>
    <w:pPr>
      <w:numPr>
        <w:numId w:val="6"/>
      </w:numPr>
      <w:tabs>
        <w:tab w:val="left" w:pos="1090"/>
      </w:tabs>
      <w:ind w:left="1090" w:hanging="567"/>
    </w:pPr>
    <w:rPr>
      <w:rFonts w:asciiTheme="majorHAnsi" w:hAnsiTheme="majorHAnsi" w:cstheme="majorHAnsi"/>
      <w:lang w:eastAsia="en-US"/>
    </w:rPr>
  </w:style>
  <w:style w:type="paragraph" w:customStyle="1" w:styleId="Bullet-main">
    <w:name w:val="Bullet - main"/>
    <w:basedOn w:val="Tablebullet-main"/>
    <w:uiPriority w:val="4"/>
    <w:qFormat/>
    <w:rsid w:val="0080463A"/>
    <w:pPr>
      <w:spacing w:before="120" w:after="120"/>
    </w:pPr>
  </w:style>
  <w:style w:type="paragraph" w:customStyle="1" w:styleId="Bullet-sub">
    <w:name w:val="Bullet - sub"/>
    <w:basedOn w:val="Tablebullet-sub"/>
    <w:qFormat/>
    <w:rsid w:val="0080463A"/>
    <w:pPr>
      <w:spacing w:before="120" w:after="120"/>
      <w:ind w:left="1089"/>
    </w:pPr>
  </w:style>
  <w:style w:type="character" w:customStyle="1" w:styleId="Heading2Char">
    <w:name w:val="Heading 2 Char"/>
    <w:basedOn w:val="DefaultParagraphFont"/>
    <w:link w:val="Heading2"/>
    <w:uiPriority w:val="9"/>
    <w:rsid w:val="00E354C1"/>
    <w:rPr>
      <w:rFonts w:asciiTheme="majorHAnsi" w:eastAsiaTheme="majorEastAsia" w:hAnsiTheme="majorHAnsi" w:cs="Mangal"/>
      <w:b/>
      <w:bCs/>
      <w:kern w:val="1"/>
      <w:sz w:val="26"/>
      <w:szCs w:val="23"/>
      <w:lang w:eastAsia="hi-IN" w:bidi="hi-IN"/>
    </w:rPr>
  </w:style>
  <w:style w:type="character" w:customStyle="1" w:styleId="Heading3Char">
    <w:name w:val="Heading 3 Char"/>
    <w:basedOn w:val="DefaultParagraphFont"/>
    <w:link w:val="Heading3"/>
    <w:uiPriority w:val="9"/>
    <w:semiHidden/>
    <w:rsid w:val="00D7195A"/>
    <w:rPr>
      <w:rFonts w:asciiTheme="majorHAnsi" w:eastAsiaTheme="majorEastAsia" w:hAnsiTheme="majorHAnsi" w:cs="Mangal"/>
      <w:b/>
      <w:bCs/>
      <w:kern w:val="1"/>
      <w:sz w:val="22"/>
      <w:szCs w:val="24"/>
      <w:lang w:eastAsia="hi-IN" w:bidi="hi-IN"/>
    </w:rPr>
  </w:style>
  <w:style w:type="paragraph" w:customStyle="1" w:styleId="Acknowledgementstext">
    <w:name w:val="Acknowledgements text"/>
    <w:basedOn w:val="Normal"/>
    <w:uiPriority w:val="4"/>
    <w:qFormat/>
    <w:rsid w:val="00D7195A"/>
    <w:rPr>
      <w:rFonts w:eastAsia="Times New Roman" w:cs="Arial"/>
      <w:color w:val="000000"/>
      <w:kern w:val="0"/>
      <w:szCs w:val="22"/>
      <w:lang w:eastAsia="en-US" w:bidi="ar-SA"/>
    </w:rPr>
  </w:style>
  <w:style w:type="paragraph" w:customStyle="1" w:styleId="Acknowledgementsheading">
    <w:name w:val="Acknowledgements heading"/>
    <w:basedOn w:val="Heading3"/>
    <w:uiPriority w:val="4"/>
    <w:qFormat/>
    <w:rsid w:val="00D7195A"/>
    <w:pPr>
      <w:keepNext w:val="0"/>
      <w:keepLines w:val="0"/>
      <w:shd w:val="clear" w:color="auto" w:fill="FFFFFF"/>
      <w:spacing w:before="100" w:beforeAutospacing="1" w:after="180"/>
    </w:pPr>
    <w:rPr>
      <w:rFonts w:ascii="Arial" w:eastAsia="Calibri" w:hAnsi="Arial" w:cs="Helvetica"/>
      <w:kern w:val="0"/>
      <w:sz w:val="24"/>
      <w:szCs w:val="30"/>
      <w:lang w:eastAsia="en-US" w:bidi="ar-SA"/>
    </w:rPr>
  </w:style>
  <w:style w:type="paragraph" w:customStyle="1" w:styleId="Sourcereferencetext">
    <w:name w:val="Source reference text"/>
    <w:link w:val="SourcereferencetextChar"/>
    <w:uiPriority w:val="8"/>
    <w:qFormat/>
    <w:rsid w:val="00D7195A"/>
    <w:pPr>
      <w:jc w:val="right"/>
    </w:pPr>
    <w:rPr>
      <w:rFonts w:ascii="Arial" w:eastAsia="Calibri" w:hAnsi="Arial" w:cs="Helvetica"/>
      <w:bCs/>
      <w:sz w:val="16"/>
      <w:szCs w:val="16"/>
    </w:rPr>
  </w:style>
  <w:style w:type="character" w:customStyle="1" w:styleId="SourcereferencetextChar">
    <w:name w:val="Source reference text Char"/>
    <w:link w:val="Sourcereferencetext"/>
    <w:uiPriority w:val="8"/>
    <w:rsid w:val="00D7195A"/>
    <w:rPr>
      <w:rFonts w:ascii="Arial" w:eastAsia="Calibri" w:hAnsi="Arial" w:cs="Helvetica"/>
      <w:bCs/>
      <w:sz w:val="16"/>
      <w:szCs w:val="16"/>
    </w:rPr>
  </w:style>
  <w:style w:type="paragraph" w:customStyle="1" w:styleId="Footnote">
    <w:name w:val="Footnote"/>
    <w:basedOn w:val="Normal"/>
    <w:uiPriority w:val="4"/>
    <w:qFormat/>
    <w:rsid w:val="00D7195A"/>
    <w:rPr>
      <w:rFonts w:eastAsia="Calibri" w:cs="Times New Roman"/>
      <w:kern w:val="0"/>
      <w:sz w:val="20"/>
      <w:szCs w:val="22"/>
      <w:lang w:eastAsia="en-US" w:bidi="ar-SA"/>
    </w:rPr>
  </w:style>
  <w:style w:type="paragraph" w:customStyle="1" w:styleId="Introduction">
    <w:name w:val="Introduction"/>
    <w:basedOn w:val="Normal"/>
    <w:autoRedefine/>
    <w:locked/>
    <w:rsid w:val="00D7195A"/>
    <w:rPr>
      <w:rFonts w:eastAsia="Calibri" w:cs="Arial"/>
      <w:kern w:val="0"/>
      <w:szCs w:val="32"/>
      <w:lang w:eastAsia="en-US" w:bidi="ar-SA"/>
    </w:rPr>
  </w:style>
  <w:style w:type="paragraph" w:customStyle="1" w:styleId="Bullet-sub2">
    <w:name w:val="Bullet - sub2"/>
    <w:basedOn w:val="Bullet-main"/>
    <w:uiPriority w:val="4"/>
    <w:qFormat/>
    <w:rsid w:val="00D7195A"/>
    <w:pPr>
      <w:numPr>
        <w:numId w:val="9"/>
      </w:numPr>
      <w:tabs>
        <w:tab w:val="clear" w:pos="523"/>
        <w:tab w:val="left" w:pos="1134"/>
      </w:tabs>
      <w:ind w:left="1134" w:hanging="567"/>
    </w:pPr>
    <w:rPr>
      <w:rFonts w:eastAsia="Calibri" w:cs="Times New Roman"/>
      <w:kern w:val="0"/>
      <w:szCs w:val="22"/>
      <w:lang w:eastAsia="en-US" w:bidi="ar-SA"/>
    </w:rPr>
  </w:style>
  <w:style w:type="paragraph" w:customStyle="1" w:styleId="Answerbullet-main">
    <w:name w:val="Answer bullet - main"/>
    <w:basedOn w:val="Bullet-main"/>
    <w:uiPriority w:val="4"/>
    <w:qFormat/>
    <w:rsid w:val="00C02BD0"/>
    <w:pPr>
      <w:tabs>
        <w:tab w:val="clear" w:pos="523"/>
        <w:tab w:val="left" w:pos="567"/>
      </w:tabs>
      <w:ind w:left="567" w:hanging="567"/>
    </w:pPr>
    <w:rPr>
      <w:rFonts w:eastAsia="Calibri" w:cs="Times New Roman"/>
      <w:color w:val="FF0000"/>
      <w:kern w:val="0"/>
      <w:szCs w:val="22"/>
      <w:lang w:eastAsia="en-US" w:bidi="ar-SA"/>
    </w:rPr>
  </w:style>
  <w:style w:type="paragraph" w:customStyle="1" w:styleId="Answerbullet-sub2">
    <w:name w:val="Answer bullet - sub2"/>
    <w:basedOn w:val="Bullet-sub2"/>
    <w:uiPriority w:val="4"/>
    <w:qFormat/>
    <w:rsid w:val="00C02BD0"/>
    <w:rPr>
      <w:color w:val="FF0000"/>
    </w:rPr>
  </w:style>
  <w:style w:type="paragraph" w:customStyle="1" w:styleId="Calloutheading">
    <w:name w:val="Callout heading"/>
    <w:basedOn w:val="Normal"/>
    <w:uiPriority w:val="4"/>
    <w:qFormat/>
    <w:rsid w:val="00D7195A"/>
    <w:rPr>
      <w:rFonts w:eastAsia="Times New Roman" w:cs="Times New Roman"/>
      <w:b/>
      <w:noProof/>
      <w:kern w:val="0"/>
      <w:sz w:val="24"/>
      <w:szCs w:val="22"/>
      <w:lang w:eastAsia="en-AU" w:bidi="ar-SA"/>
    </w:rPr>
  </w:style>
  <w:style w:type="paragraph" w:customStyle="1" w:styleId="Calloutbullet-main">
    <w:name w:val="Callout bullet - main"/>
    <w:basedOn w:val="Bullet-main"/>
    <w:uiPriority w:val="4"/>
    <w:qFormat/>
    <w:rsid w:val="00D7195A"/>
    <w:pPr>
      <w:tabs>
        <w:tab w:val="clear" w:pos="523"/>
        <w:tab w:val="left" w:pos="567"/>
      </w:tabs>
      <w:ind w:left="567" w:hanging="425"/>
    </w:pPr>
    <w:rPr>
      <w:rFonts w:eastAsia="Calibri" w:cs="Times New Roman"/>
      <w:kern w:val="0"/>
      <w:szCs w:val="22"/>
      <w:lang w:eastAsia="en-US" w:bidi="ar-SA"/>
    </w:rPr>
  </w:style>
  <w:style w:type="paragraph" w:customStyle="1" w:styleId="Callouttext">
    <w:name w:val="Callout text"/>
    <w:basedOn w:val="Bullet-sub2"/>
    <w:uiPriority w:val="4"/>
    <w:qFormat/>
    <w:rsid w:val="00D7195A"/>
    <w:pPr>
      <w:numPr>
        <w:numId w:val="0"/>
      </w:numPr>
      <w:ind w:left="142"/>
    </w:pPr>
  </w:style>
  <w:style w:type="paragraph" w:customStyle="1" w:styleId="Calloutbullet-sub2">
    <w:name w:val="Callout bullet - sub2"/>
    <w:basedOn w:val="Bullet-sub2"/>
    <w:uiPriority w:val="4"/>
    <w:qFormat/>
    <w:rsid w:val="00D7195A"/>
  </w:style>
  <w:style w:type="paragraph" w:customStyle="1" w:styleId="Answercalloutbullet-main">
    <w:name w:val="Answer callout bullet - main"/>
    <w:basedOn w:val="Calloutbullet-main"/>
    <w:uiPriority w:val="4"/>
    <w:qFormat/>
    <w:rsid w:val="00C02BD0"/>
    <w:rPr>
      <w:color w:val="FF0000"/>
    </w:rPr>
  </w:style>
  <w:style w:type="paragraph" w:customStyle="1" w:styleId="Answercalloutbullet-sub">
    <w:name w:val="Answer callout bullet - sub"/>
    <w:basedOn w:val="Calloutbullet-sub2"/>
    <w:uiPriority w:val="4"/>
    <w:qFormat/>
    <w:rsid w:val="00C02BD0"/>
    <w:rPr>
      <w:color w:val="FF0000"/>
    </w:rPr>
  </w:style>
  <w:style w:type="paragraph" w:customStyle="1" w:styleId="Answercallout">
    <w:name w:val="Answer callout"/>
    <w:basedOn w:val="Callouttext"/>
    <w:uiPriority w:val="4"/>
    <w:qFormat/>
    <w:rsid w:val="00C02BD0"/>
    <w:rPr>
      <w:color w:val="FF0000"/>
    </w:rPr>
  </w:style>
  <w:style w:type="paragraph" w:customStyle="1" w:styleId="TableHeading0">
    <w:name w:val="Table Heading"/>
    <w:basedOn w:val="Normal"/>
    <w:uiPriority w:val="4"/>
    <w:qFormat/>
    <w:rsid w:val="00D7195A"/>
    <w:pPr>
      <w:spacing w:before="80" w:after="80"/>
    </w:pPr>
    <w:rPr>
      <w:rFonts w:eastAsia="MS Mincho" w:cs="Times New Roman"/>
      <w:b/>
      <w:kern w:val="0"/>
      <w:szCs w:val="22"/>
      <w:lang w:eastAsia="en-US" w:bidi="ar-SA"/>
    </w:rPr>
  </w:style>
  <w:style w:type="paragraph" w:customStyle="1" w:styleId="TableText0">
    <w:name w:val="Table Text"/>
    <w:basedOn w:val="Normal"/>
    <w:uiPriority w:val="4"/>
    <w:qFormat/>
    <w:rsid w:val="00D7195A"/>
    <w:pPr>
      <w:spacing w:before="80" w:after="80"/>
    </w:pPr>
    <w:rPr>
      <w:rFonts w:eastAsia="MS Mincho" w:cs="Times New Roman"/>
      <w:kern w:val="0"/>
      <w:szCs w:val="22"/>
      <w:lang w:eastAsia="en-US" w:bidi="ar-SA"/>
    </w:rPr>
  </w:style>
  <w:style w:type="paragraph" w:customStyle="1" w:styleId="Answertext">
    <w:name w:val="Answer text"/>
    <w:basedOn w:val="Normal"/>
    <w:uiPriority w:val="4"/>
    <w:qFormat/>
    <w:rsid w:val="00C02BD0"/>
    <w:rPr>
      <w:rFonts w:eastAsia="Calibri" w:cs="Times New Roman"/>
      <w:color w:val="FF0000"/>
      <w:kern w:val="0"/>
      <w:szCs w:val="22"/>
      <w:lang w:eastAsia="en-US" w:bidi="ar-SA"/>
    </w:rPr>
  </w:style>
  <w:style w:type="paragraph" w:customStyle="1" w:styleId="Answerindent">
    <w:name w:val="Answer indent"/>
    <w:basedOn w:val="Answertext"/>
    <w:uiPriority w:val="4"/>
    <w:qFormat/>
    <w:rsid w:val="00C02BD0"/>
    <w:pPr>
      <w:ind w:left="567"/>
    </w:pPr>
  </w:style>
  <w:style w:type="paragraph" w:customStyle="1" w:styleId="Bullet-sub3">
    <w:name w:val="Bullet - sub3"/>
    <w:basedOn w:val="ListParagraph"/>
    <w:uiPriority w:val="4"/>
    <w:qFormat/>
    <w:rsid w:val="00BA302A"/>
    <w:pPr>
      <w:numPr>
        <w:numId w:val="10"/>
      </w:numPr>
      <w:tabs>
        <w:tab w:val="left" w:pos="1701"/>
      </w:tabs>
      <w:ind w:left="1701" w:hanging="567"/>
      <w:contextualSpacing w:val="0"/>
    </w:pPr>
    <w:rPr>
      <w:rFonts w:eastAsia="Calibri" w:cs="Times New Roman"/>
      <w:kern w:val="0"/>
      <w:szCs w:val="22"/>
      <w:lang w:eastAsia="en-US" w:bidi="ar-SA"/>
    </w:rPr>
  </w:style>
  <w:style w:type="paragraph" w:customStyle="1" w:styleId="Answerbullet-sub3">
    <w:name w:val="Answer bullet - sub3"/>
    <w:basedOn w:val="Bullet-sub3"/>
    <w:uiPriority w:val="4"/>
    <w:qFormat/>
    <w:rsid w:val="00C02BD0"/>
    <w:rPr>
      <w:color w:val="FF0000"/>
    </w:rPr>
  </w:style>
  <w:style w:type="paragraph" w:customStyle="1" w:styleId="Calloutbullet-sub3">
    <w:name w:val="Callout bullet - sub3"/>
    <w:basedOn w:val="Answerbullet-sub3"/>
    <w:uiPriority w:val="4"/>
    <w:qFormat/>
    <w:rsid w:val="00D7195A"/>
    <w:rPr>
      <w:color w:val="auto"/>
    </w:rPr>
  </w:style>
  <w:style w:type="paragraph" w:customStyle="1" w:styleId="Answercalloutbullet-sub3">
    <w:name w:val="Answer callout bullet - sub3"/>
    <w:basedOn w:val="Answerbullet-sub3"/>
    <w:uiPriority w:val="4"/>
    <w:qFormat/>
    <w:rsid w:val="00D7195A"/>
  </w:style>
  <w:style w:type="paragraph" w:customStyle="1" w:styleId="Tablebullet-sub2">
    <w:name w:val="Table bullet - sub2"/>
    <w:basedOn w:val="Bullet-sub2"/>
    <w:uiPriority w:val="4"/>
    <w:qFormat/>
    <w:rsid w:val="00BA302A"/>
    <w:pPr>
      <w:numPr>
        <w:numId w:val="14"/>
      </w:numPr>
      <w:spacing w:before="80" w:after="80"/>
    </w:pPr>
  </w:style>
  <w:style w:type="paragraph" w:customStyle="1" w:styleId="Tablebullet-sub3">
    <w:name w:val="Table bullet - sub3"/>
    <w:basedOn w:val="Bullet-sub3"/>
    <w:uiPriority w:val="4"/>
    <w:qFormat/>
    <w:rsid w:val="00BA302A"/>
    <w:pPr>
      <w:numPr>
        <w:numId w:val="15"/>
      </w:numPr>
      <w:spacing w:before="80" w:after="80"/>
    </w:pPr>
  </w:style>
  <w:style w:type="character" w:customStyle="1" w:styleId="Heading4Char">
    <w:name w:val="Heading 4 Char"/>
    <w:basedOn w:val="DefaultParagraphFont"/>
    <w:link w:val="Heading4"/>
    <w:uiPriority w:val="9"/>
    <w:semiHidden/>
    <w:rsid w:val="00D7195A"/>
    <w:rPr>
      <w:rFonts w:asciiTheme="majorHAnsi" w:eastAsiaTheme="majorEastAsia" w:hAnsiTheme="majorHAnsi" w:cs="Mangal"/>
      <w:b/>
      <w:bCs/>
      <w:i/>
      <w:iCs/>
      <w:kern w:val="1"/>
      <w:sz w:val="22"/>
      <w:szCs w:val="24"/>
      <w:lang w:eastAsia="hi-IN" w:bidi="hi-IN"/>
    </w:rPr>
  </w:style>
  <w:style w:type="paragraph" w:customStyle="1" w:styleId="Answercheckbox-main">
    <w:name w:val="Answer checkbox - main"/>
    <w:basedOn w:val="Answerbullet-main"/>
    <w:uiPriority w:val="4"/>
    <w:qFormat/>
    <w:rsid w:val="002B7303"/>
    <w:pPr>
      <w:numPr>
        <w:numId w:val="12"/>
      </w:numPr>
      <w:ind w:left="567" w:hanging="567"/>
    </w:pPr>
  </w:style>
  <w:style w:type="paragraph" w:customStyle="1" w:styleId="Checkbox">
    <w:name w:val="Checkbox"/>
    <w:basedOn w:val="Answercheckbox-main"/>
    <w:uiPriority w:val="4"/>
    <w:qFormat/>
    <w:rsid w:val="002B7303"/>
    <w:pPr>
      <w:numPr>
        <w:numId w:val="13"/>
      </w:numPr>
      <w:ind w:left="567" w:hanging="567"/>
    </w:pPr>
    <w:rPr>
      <w:color w:val="auto"/>
    </w:rPr>
  </w:style>
  <w:style w:type="paragraph" w:customStyle="1" w:styleId="Checkbox-main">
    <w:name w:val="Checkbox - main"/>
    <w:basedOn w:val="Answercheckbox-main"/>
    <w:uiPriority w:val="4"/>
    <w:qFormat/>
    <w:rsid w:val="002B7303"/>
    <w:pPr>
      <w:numPr>
        <w:numId w:val="0"/>
      </w:numPr>
      <w:ind w:left="567" w:hanging="567"/>
    </w:pPr>
    <w:rPr>
      <w:color w:val="auto"/>
    </w:rPr>
  </w:style>
  <w:style w:type="paragraph" w:customStyle="1" w:styleId="Checkbox-sub2">
    <w:name w:val="Checkbox - sub2"/>
    <w:basedOn w:val="Checkbox-main"/>
    <w:qFormat/>
    <w:rsid w:val="002B7303"/>
    <w:pPr>
      <w:tabs>
        <w:tab w:val="clear" w:pos="567"/>
        <w:tab w:val="left" w:pos="1134"/>
      </w:tabs>
      <w:ind w:left="1134"/>
    </w:pPr>
  </w:style>
  <w:style w:type="paragraph" w:customStyle="1" w:styleId="Answercheckbox-sub2">
    <w:name w:val="Answer checkbox - sub2"/>
    <w:basedOn w:val="Answercheckbox-main"/>
    <w:uiPriority w:val="4"/>
    <w:qFormat/>
    <w:rsid w:val="002B7303"/>
    <w:pPr>
      <w:tabs>
        <w:tab w:val="clear" w:pos="567"/>
        <w:tab w:val="left" w:pos="1134"/>
      </w:tabs>
      <w:ind w:left="1134"/>
    </w:pPr>
  </w:style>
  <w:style w:type="character" w:styleId="PlaceholderText">
    <w:name w:val="Placeholder Text"/>
    <w:basedOn w:val="DefaultParagraphFont"/>
    <w:uiPriority w:val="99"/>
    <w:semiHidden/>
    <w:rsid w:val="000A69AE"/>
    <w:rPr>
      <w:color w:val="808080"/>
    </w:rPr>
  </w:style>
  <w:style w:type="paragraph" w:customStyle="1" w:styleId="Tableindent">
    <w:name w:val="Table indent"/>
    <w:basedOn w:val="TableText0"/>
    <w:qFormat/>
    <w:rsid w:val="002F1F38"/>
    <w:pPr>
      <w:ind w:left="567"/>
    </w:pPr>
  </w:style>
  <w:style w:type="paragraph" w:customStyle="1" w:styleId="Tableindent-sub2">
    <w:name w:val="Table indent - sub2"/>
    <w:basedOn w:val="Tableindent"/>
    <w:qFormat/>
    <w:rsid w:val="002F1F38"/>
    <w:pPr>
      <w:ind w:left="1134"/>
    </w:pPr>
  </w:style>
  <w:style w:type="paragraph" w:customStyle="1" w:styleId="Tableindent-sub3">
    <w:name w:val="Table indent - sub3"/>
    <w:basedOn w:val="Tableindent-sub2"/>
    <w:qFormat/>
    <w:rsid w:val="002F1F38"/>
    <w:pPr>
      <w:ind w:left="1701"/>
    </w:pPr>
  </w:style>
  <w:style w:type="paragraph" w:styleId="FootnoteText">
    <w:name w:val="footnote text"/>
    <w:basedOn w:val="Normal"/>
    <w:link w:val="FootnoteTextChar"/>
    <w:uiPriority w:val="99"/>
    <w:semiHidden/>
    <w:unhideWhenUsed/>
    <w:rsid w:val="006E5AA2"/>
    <w:rPr>
      <w:sz w:val="20"/>
      <w:szCs w:val="18"/>
    </w:rPr>
  </w:style>
  <w:style w:type="character" w:customStyle="1" w:styleId="FootnoteTextChar">
    <w:name w:val="Footnote Text Char"/>
    <w:basedOn w:val="DefaultParagraphFont"/>
    <w:link w:val="FootnoteText"/>
    <w:uiPriority w:val="99"/>
    <w:semiHidden/>
    <w:rsid w:val="006E5AA2"/>
    <w:rPr>
      <w:rFonts w:ascii="Arial" w:eastAsia="SimSun" w:hAnsi="Arial" w:cs="Mangal"/>
      <w:kern w:val="1"/>
      <w:szCs w:val="18"/>
      <w:lang w:eastAsia="hi-IN" w:bidi="hi-IN"/>
    </w:rPr>
  </w:style>
  <w:style w:type="character" w:styleId="FootnoteReference">
    <w:name w:val="footnote reference"/>
    <w:basedOn w:val="DefaultParagraphFont"/>
    <w:uiPriority w:val="99"/>
    <w:semiHidden/>
    <w:unhideWhenUsed/>
    <w:rsid w:val="006E5AA2"/>
    <w:rPr>
      <w:vertAlign w:val="superscript"/>
    </w:rPr>
  </w:style>
  <w:style w:type="table" w:customStyle="1" w:styleId="TableGrid3">
    <w:name w:val="Table Grid3"/>
    <w:basedOn w:val="TableNormal"/>
    <w:next w:val="TableGrid"/>
    <w:uiPriority w:val="59"/>
    <w:rsid w:val="00AF5BA9"/>
    <w:pPr>
      <w:spacing w:after="160" w:line="259" w:lineRule="auto"/>
    </w:pPr>
    <w:rPr>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AC748F"/>
  </w:style>
  <w:style w:type="character" w:customStyle="1" w:styleId="eop">
    <w:name w:val="eop"/>
    <w:basedOn w:val="DefaultParagraphFont"/>
    <w:rsid w:val="00AC74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4688307">
      <w:bodyDiv w:val="1"/>
      <w:marLeft w:val="0"/>
      <w:marRight w:val="0"/>
      <w:marTop w:val="0"/>
      <w:marBottom w:val="0"/>
      <w:divBdr>
        <w:top w:val="none" w:sz="0" w:space="0" w:color="auto"/>
        <w:left w:val="none" w:sz="0" w:space="0" w:color="auto"/>
        <w:bottom w:val="none" w:sz="0" w:space="0" w:color="auto"/>
        <w:right w:val="none" w:sz="0" w:space="0" w:color="auto"/>
      </w:divBdr>
    </w:div>
    <w:div w:id="652833074">
      <w:bodyDiv w:val="1"/>
      <w:marLeft w:val="0"/>
      <w:marRight w:val="0"/>
      <w:marTop w:val="0"/>
      <w:marBottom w:val="0"/>
      <w:divBdr>
        <w:top w:val="none" w:sz="0" w:space="0" w:color="auto"/>
        <w:left w:val="none" w:sz="0" w:space="0" w:color="auto"/>
        <w:bottom w:val="none" w:sz="0" w:space="0" w:color="auto"/>
        <w:right w:val="none" w:sz="0" w:space="0" w:color="auto"/>
      </w:divBdr>
    </w:div>
    <w:div w:id="859708442">
      <w:bodyDiv w:val="1"/>
      <w:marLeft w:val="0"/>
      <w:marRight w:val="0"/>
      <w:marTop w:val="0"/>
      <w:marBottom w:val="0"/>
      <w:divBdr>
        <w:top w:val="none" w:sz="0" w:space="0" w:color="auto"/>
        <w:left w:val="none" w:sz="0" w:space="0" w:color="auto"/>
        <w:bottom w:val="none" w:sz="0" w:space="0" w:color="auto"/>
        <w:right w:val="none" w:sz="0" w:space="0" w:color="auto"/>
      </w:divBdr>
    </w:div>
    <w:div w:id="1505558783">
      <w:bodyDiv w:val="1"/>
      <w:marLeft w:val="0"/>
      <w:marRight w:val="0"/>
      <w:marTop w:val="0"/>
      <w:marBottom w:val="0"/>
      <w:divBdr>
        <w:top w:val="none" w:sz="0" w:space="0" w:color="auto"/>
        <w:left w:val="none" w:sz="0" w:space="0" w:color="auto"/>
        <w:bottom w:val="none" w:sz="0" w:space="0" w:color="auto"/>
        <w:right w:val="none" w:sz="0" w:space="0" w:color="auto"/>
      </w:divBdr>
    </w:div>
    <w:div w:id="1583444656">
      <w:bodyDiv w:val="1"/>
      <w:marLeft w:val="0"/>
      <w:marRight w:val="0"/>
      <w:marTop w:val="0"/>
      <w:marBottom w:val="0"/>
      <w:divBdr>
        <w:top w:val="none" w:sz="0" w:space="0" w:color="auto"/>
        <w:left w:val="none" w:sz="0" w:space="0" w:color="auto"/>
        <w:bottom w:val="none" w:sz="0" w:space="0" w:color="auto"/>
        <w:right w:val="none" w:sz="0" w:space="0" w:color="auto"/>
      </w:divBdr>
    </w:div>
    <w:div w:id="1622807364">
      <w:bodyDiv w:val="1"/>
      <w:marLeft w:val="0"/>
      <w:marRight w:val="0"/>
      <w:marTop w:val="0"/>
      <w:marBottom w:val="0"/>
      <w:divBdr>
        <w:top w:val="none" w:sz="0" w:space="0" w:color="auto"/>
        <w:left w:val="none" w:sz="0" w:space="0" w:color="auto"/>
        <w:bottom w:val="none" w:sz="0" w:space="0" w:color="auto"/>
        <w:right w:val="none" w:sz="0" w:space="0" w:color="auto"/>
      </w:divBdr>
    </w:div>
    <w:div w:id="1813598623">
      <w:bodyDiv w:val="1"/>
      <w:marLeft w:val="0"/>
      <w:marRight w:val="0"/>
      <w:marTop w:val="0"/>
      <w:marBottom w:val="0"/>
      <w:divBdr>
        <w:top w:val="none" w:sz="0" w:space="0" w:color="auto"/>
        <w:left w:val="none" w:sz="0" w:space="0" w:color="auto"/>
        <w:bottom w:val="none" w:sz="0" w:space="0" w:color="auto"/>
        <w:right w:val="none" w:sz="0" w:space="0" w:color="auto"/>
      </w:divBdr>
    </w:div>
    <w:div w:id="214592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asswordreset.tafeqld.edu.au/default.aspx"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connect.tafeqld.edu.au/d2l/login"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arvardgenerator.com/references/website"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google.com.au/search?rlz=1C1CHWA_enAU630AU630&amp;q=Leon+Trotsky&amp;spell=1&amp;sa=X&amp;ved=0ahUKEwjQzbL_z-DeAhXaXSsKHfhPBPwQkeECCCsoAA" TargetMode="Externa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harvardgenerator.com/references/website"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www.harvardgenerator.com/references/website" TargetMode="External"/><Relationship Id="rId1" Type="http://schemas.openxmlformats.org/officeDocument/2006/relationships/hyperlink" Target="https://www.harvardgenerator.com/references/website"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c2caae3d-4ebd-4b1e-bbee-9120e1400e9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8054A325772F54BB051F3DDAEE07BC3" ma:contentTypeVersion="12" ma:contentTypeDescription="Create a new document." ma:contentTypeScope="" ma:versionID="34c6b14e0b771fd2c317702364121910">
  <xsd:schema xmlns:xsd="http://www.w3.org/2001/XMLSchema" xmlns:xs="http://www.w3.org/2001/XMLSchema" xmlns:p="http://schemas.microsoft.com/office/2006/metadata/properties" xmlns:ns2="c2caae3d-4ebd-4b1e-bbee-9120e1400e92" xmlns:ns3="688aeeea-db70-49fc-acfa-1a2dd513aa3d" targetNamespace="http://schemas.microsoft.com/office/2006/metadata/properties" ma:root="true" ma:fieldsID="29c5874044d1e7ab7e08a6fccbacbff1" ns2:_="" ns3:_="">
    <xsd:import namespace="c2caae3d-4ebd-4b1e-bbee-9120e1400e92"/>
    <xsd:import namespace="688aeeea-db70-49fc-acfa-1a2dd513aa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aae3d-4ebd-4b1e-bbee-9120e1400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aeeea-db70-49fc-acfa-1a2dd513aa3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A3D1D5-5943-49EE-B324-315C72056F9E}">
  <ds:schemaRefs>
    <ds:schemaRef ds:uri="http://schemas.microsoft.com/office/2006/metadata/properties"/>
    <ds:schemaRef ds:uri="http://schemas.microsoft.com/office/infopath/2007/PartnerControls"/>
    <ds:schemaRef ds:uri="c2caae3d-4ebd-4b1e-bbee-9120e1400e92"/>
  </ds:schemaRefs>
</ds:datastoreItem>
</file>

<file path=customXml/itemProps2.xml><?xml version="1.0" encoding="utf-8"?>
<ds:datastoreItem xmlns:ds="http://schemas.openxmlformats.org/officeDocument/2006/customXml" ds:itemID="{C29BE64E-A03D-47A1-A225-512A2CB34644}">
  <ds:schemaRefs>
    <ds:schemaRef ds:uri="http://schemas.microsoft.com/sharepoint/v3/contenttype/forms"/>
  </ds:schemaRefs>
</ds:datastoreItem>
</file>

<file path=customXml/itemProps3.xml><?xml version="1.0" encoding="utf-8"?>
<ds:datastoreItem xmlns:ds="http://schemas.openxmlformats.org/officeDocument/2006/customXml" ds:itemID="{B0CD753B-2451-4E0A-B161-C2A63C2A9B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aae3d-4ebd-4b1e-bbee-9120e1400e92"/>
    <ds:schemaRef ds:uri="688aeeea-db70-49fc-acfa-1a2dd513aa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A2F16C-B475-41DD-9B14-74E65EDD0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Pages>
  <Words>2650</Words>
  <Characters>15106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TAFE Queensland</Company>
  <LinksUpToDate>false</LinksUpToDate>
  <CharactersWithSpaces>17721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Bush, Fiona</dc:creator>
  <cp:lastModifiedBy>OST Database Group</cp:lastModifiedBy>
  <cp:revision>28</cp:revision>
  <dcterms:created xsi:type="dcterms:W3CDTF">2021-06-11T00:20:00Z</dcterms:created>
  <dcterms:modified xsi:type="dcterms:W3CDTF">2023-09-18T01:24:00Z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0x01010038054A325772F54BB051F3DDAEE07BC3</vt:lpwstr>
  </property>
</Properties>
</file>